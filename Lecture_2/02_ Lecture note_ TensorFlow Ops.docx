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259huiy6gzto" w:id="0"/>
      <w:bookmarkEnd w:id="0"/>
      <w:r w:rsidDel="00000000" w:rsidR="00000000" w:rsidRPr="00000000">
        <w:rPr>
          <w:rFonts w:ascii="EB Garamond" w:cs="EB Garamond" w:eastAsia="EB Garamond" w:hAnsi="EB Garamond"/>
          <w:rtl w:val="0"/>
        </w:rPr>
        <w:t xml:space="preserve">Lecture</w:t>
      </w:r>
      <w:r w:rsidDel="00000000" w:rsidR="00000000" w:rsidRPr="00000000">
        <w:rPr>
          <w:rFonts w:ascii="EB Garamond" w:cs="EB Garamond" w:eastAsia="EB Garamond" w:hAnsi="EB Garamond"/>
          <w:rtl w:val="0"/>
        </w:rPr>
        <w:t xml:space="preserve"> note 2: TensorFlow Ops</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w:t>
      </w:r>
      <w:r w:rsidDel="00000000" w:rsidR="00000000" w:rsidRPr="00000000">
        <w:rPr>
          <w:rFonts w:ascii="EB Garamond" w:cs="EB Garamond" w:eastAsia="EB Garamond" w:hAnsi="EB Garamond"/>
          <w:sz w:val="24"/>
          <w:szCs w:val="24"/>
          <w:rtl w:val="0"/>
        </w:rPr>
        <w:t xml:space="preserve">@cs.stanford.edu</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Thanks Ilie Mihai, Connie Chang for pointing out the errors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Warning</w:t>
      </w:r>
      <w:r w:rsidDel="00000000" w:rsidR="00000000" w:rsidRPr="00000000">
        <w:rPr>
          <w:rtl w:val="0"/>
        </w:rPr>
        <w:t xml:space="preserve">: This might be the least exciting lecture of the entire class, since we’ll have to go over different aspects of the documentation to get the basic concepts straight. Bear with me. The future lectures will be much more interesting, I promise!</w:t>
      </w:r>
    </w:p>
    <w:p w:rsidR="00000000" w:rsidDel="00000000" w:rsidP="00000000" w:rsidRDefault="00000000" w:rsidRPr="00000000" w14:paraId="00000006">
      <w:pPr>
        <w:pStyle w:val="Heading2"/>
        <w:contextualSpacing w:val="0"/>
        <w:rPr>
          <w:rFonts w:ascii="EB Garamond" w:cs="EB Garamond" w:eastAsia="EB Garamond" w:hAnsi="EB Garamond"/>
        </w:rPr>
      </w:pPr>
      <w:bookmarkStart w:colFirst="0" w:colLast="0" w:name="_zhz7gyhq5j13" w:id="1"/>
      <w:bookmarkEnd w:id="1"/>
      <w:r w:rsidDel="00000000" w:rsidR="00000000" w:rsidRPr="00000000">
        <w:rPr>
          <w:rFonts w:ascii="EB Garamond" w:cs="EB Garamond" w:eastAsia="EB Garamond" w:hAnsi="EB Garamond"/>
          <w:rtl w:val="0"/>
        </w:rPr>
        <w:t xml:space="preserve">1. Fun with TensorBoard</w:t>
      </w:r>
    </w:p>
    <w:p w:rsidR="00000000" w:rsidDel="00000000" w:rsidP="00000000" w:rsidRDefault="00000000" w:rsidRPr="00000000" w14:paraId="00000007">
      <w:pPr>
        <w:contextualSpacing w:val="0"/>
        <w:rPr/>
      </w:pPr>
      <w:r w:rsidDel="00000000" w:rsidR="00000000" w:rsidRPr="00000000">
        <w:rPr>
          <w:rtl w:val="0"/>
        </w:rPr>
        <w:t xml:space="preserve">In TensorFlow, you collectively call constants, variables, operators as ops. TensorFlow is not just a software library, but a suite of softwares that include TensorFlow, TensorBoard, and Tensor Serving. To make the most out of TensorFlow, we should know how to use all of the above in conjunction with one another. In the first part of this lecture, we will explore TensorBoard.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is a graph visualization software included with any standard TensorFlow installation. In </w:t>
      </w:r>
      <w:hyperlink r:id="rId8">
        <w:r w:rsidDel="00000000" w:rsidR="00000000" w:rsidRPr="00000000">
          <w:rPr>
            <w:rFonts w:ascii="EB Garamond" w:cs="EB Garamond" w:eastAsia="EB Garamond" w:hAnsi="EB Garamond"/>
            <w:color w:val="1155cc"/>
            <w:u w:val="single"/>
            <w:rtl w:val="0"/>
          </w:rPr>
          <w:t xml:space="preserve">Google</w:t>
        </w:r>
      </w:hyperlink>
      <w:hyperlink r:id="rId9">
        <w:r w:rsidDel="00000000" w:rsidR="00000000" w:rsidRPr="00000000">
          <w:rPr>
            <w:color w:val="1155cc"/>
            <w:u w:val="single"/>
            <w:rtl w:val="0"/>
          </w:rPr>
          <w:t xml:space="preserve">'</w:t>
        </w:r>
      </w:hyperlink>
      <w:hyperlink r:id="rId10">
        <w:r w:rsidDel="00000000" w:rsidR="00000000" w:rsidRPr="00000000">
          <w:rPr>
            <w:rFonts w:ascii="EB Garamond" w:cs="EB Garamond" w:eastAsia="EB Garamond" w:hAnsi="EB Garamond"/>
            <w:color w:val="1155cc"/>
            <w:u w:val="single"/>
            <w:rtl w:val="0"/>
          </w:rPr>
          <w:t xml:space="preserve">s own words</w:t>
        </w:r>
      </w:hyperlink>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“The computations you'll use TensorFlow for - like training a massive deep neural network - can be complex and confusing. To make it easier to understand, debug, and optimize TensorFlow programs, we've included a suite of visualization tools called TensorBoard.”</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w:t>
      </w:r>
      <w:del w:author="zhongyu jiang" w:id="0" w:date="2018-03-10T11:29:18Z">
        <w:r w:rsidDel="00000000" w:rsidR="00000000" w:rsidRPr="00000000">
          <w:rPr>
            <w:rFonts w:ascii="EB Garamond" w:cs="EB Garamond" w:eastAsia="EB Garamond" w:hAnsi="EB Garamond"/>
            <w:rtl w:val="0"/>
          </w:rPr>
          <w:delText xml:space="preserve">sorB</w:delText>
        </w:r>
      </w:del>
      <w:r w:rsidDel="00000000" w:rsidR="00000000" w:rsidRPr="00000000">
        <w:rPr>
          <w:rFonts w:ascii="EB Garamond" w:cs="EB Garamond" w:eastAsia="EB Garamond" w:hAnsi="EB Garamond"/>
          <w:rtl w:val="0"/>
        </w:rPr>
        <w:t xml:space="preserve">oard, when fully configured, will look something like this.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drawing>
          <wp:inline distB="114300" distT="114300" distL="114300" distR="114300">
            <wp:extent cx="5943600" cy="2997200"/>
            <wp:effectExtent b="0" l="0" r="0" t="0"/>
            <wp:docPr id="7"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When a user perform certain operations in a TensorBoard-activated TensorFlow program, these operations are exported to an event log file. TensorBoard is able to convert these event files to </w:t>
      </w:r>
      <w:r w:rsidDel="00000000" w:rsidR="00000000" w:rsidRPr="00000000">
        <w:rPr>
          <w:rtl w:val="0"/>
        </w:rPr>
        <w:t xml:space="preserve">visualizations</w:t>
      </w:r>
      <w:r w:rsidDel="00000000" w:rsidR="00000000" w:rsidRPr="00000000">
        <w:rPr>
          <w:rFonts w:ascii="EB Garamond" w:cs="EB Garamond" w:eastAsia="EB Garamond" w:hAnsi="EB Garamond"/>
          <w:rtl w:val="0"/>
        </w:rPr>
        <w:t xml:space="preserve"> that can give insight into a model</w:t>
      </w:r>
      <w:r w:rsidDel="00000000" w:rsidR="00000000" w:rsidRPr="00000000">
        <w:rPr>
          <w:rtl w:val="0"/>
        </w:rPr>
        <w:t xml:space="preserve">'</w:t>
      </w:r>
      <w:r w:rsidDel="00000000" w:rsidR="00000000" w:rsidRPr="00000000">
        <w:rPr>
          <w:rFonts w:ascii="EB Garamond" w:cs="EB Garamond" w:eastAsia="EB Garamond" w:hAnsi="EB Garamond"/>
          <w:rtl w:val="0"/>
        </w:rPr>
        <w:t xml:space="preserve">s graph and i</w:t>
      </w:r>
      <w:r w:rsidDel="00000000" w:rsidR="00000000" w:rsidRPr="00000000">
        <w:rPr>
          <w:rtl w:val="0"/>
        </w:rPr>
        <w:t xml:space="preserve">ts runtime </w:t>
      </w:r>
      <w:r w:rsidDel="00000000" w:rsidR="00000000" w:rsidRPr="00000000">
        <w:rPr>
          <w:rFonts w:ascii="EB Garamond" w:cs="EB Garamond" w:eastAsia="EB Garamond" w:hAnsi="EB Garamond"/>
          <w:rtl w:val="0"/>
        </w:rPr>
        <w:t xml:space="preserve">behavior. Learning to use TensorBoard early and often will make working with TensorFlow that much more enjoyable and productive.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write your first TensorFlow program and visualize i</w:t>
      </w:r>
      <w:r w:rsidDel="00000000" w:rsidR="00000000" w:rsidRPr="00000000">
        <w:rPr>
          <w:rtl w:val="0"/>
        </w:rPr>
        <w:t xml:space="preserve">ts computation graph </w:t>
      </w:r>
      <w:r w:rsidDel="00000000" w:rsidR="00000000" w:rsidRPr="00000000">
        <w:rPr>
          <w:rFonts w:ascii="EB Garamond" w:cs="EB Garamond" w:eastAsia="EB Garamond" w:hAnsi="EB Garamond"/>
          <w:rtl w:val="0"/>
        </w:rPr>
        <w:t xml:space="preserve">with TensorBoard.</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w:t>
      </w:r>
      <w:r w:rsidDel="00000000" w:rsidR="00000000" w:rsidRPr="00000000">
        <w:rPr>
          <w:rtl w:val="0"/>
        </w:rPr>
        <w:t xml:space="preserve">visualize the program with TensorBoard, we need to write log files of the program. To write event files, we first need to create a writer for those logs, using this code: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[graph] is the graph of the program you are working on. You can either call it using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which returns the default graph of the program, or through </w:t>
      </w:r>
      <w:r w:rsidDel="00000000" w:rsidR="00000000" w:rsidRPr="00000000">
        <w:rPr>
          <w:rFonts w:ascii="Consolas" w:cs="Consolas" w:eastAsia="Consolas" w:hAnsi="Consolas"/>
          <w:sz w:val="18"/>
          <w:szCs w:val="18"/>
          <w:rtl w:val="0"/>
        </w:rPr>
        <w:t xml:space="preserve">sess.graph</w:t>
      </w:r>
      <w:r w:rsidDel="00000000" w:rsidR="00000000" w:rsidRPr="00000000">
        <w:rPr>
          <w:rtl w:val="0"/>
        </w:rPr>
        <w:t xml:space="preserve">, which returns the graph the session is handling. The latter requires you to already have created a session. Either way, make sure to create a writer only after you’ve defined your graph, else the graph visualized on TensorBoard would be incomplete.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[logdir] is the folder where you want to store those log files. </w:t>
      </w:r>
      <w:r w:rsidDel="00000000" w:rsidR="00000000" w:rsidRPr="00000000">
        <w:rPr>
          <w:rFonts w:ascii="EB Garamond" w:cs="EB Garamond" w:eastAsia="EB Garamond" w:hAnsi="EB Garamond"/>
          <w:rtl w:val="0"/>
        </w:rPr>
        <w:t xml:space="preserve">You can choose [logdir] to be something meaningful such as '</w:t>
      </w:r>
      <w:r w:rsidDel="00000000" w:rsidR="00000000" w:rsidRPr="00000000">
        <w:rPr>
          <w:rFonts w:ascii="Consolas" w:cs="Consolas" w:eastAsia="Consolas" w:hAnsi="Consolas"/>
          <w:sz w:val="18"/>
          <w:szCs w:val="18"/>
          <w:rtl w:val="0"/>
        </w:rPr>
        <w:t xml:space="preserve">./graphs</w:t>
      </w:r>
      <w:r w:rsidDel="00000000" w:rsidR="00000000" w:rsidRPr="00000000">
        <w:rPr>
          <w:rFonts w:ascii="EB Garamond" w:cs="EB Garamond" w:eastAsia="EB Garamond" w:hAnsi="EB Garamond"/>
          <w:rtl w:val="0"/>
        </w:rPr>
        <w:t xml:space="preserve">'</w:t>
      </w:r>
      <w:r w:rsidDel="00000000" w:rsidR="00000000" w:rsidRPr="00000000">
        <w:rPr>
          <w:rtl w:val="0"/>
        </w:rPr>
        <w:t xml:space="preserve"> or  '</w:t>
      </w:r>
      <w:r w:rsidDel="00000000" w:rsidR="00000000" w:rsidRPr="00000000">
        <w:rPr>
          <w:rFonts w:ascii="Consolas" w:cs="Consolas" w:eastAsia="Consolas" w:hAnsi="Consolas"/>
          <w:sz w:val="18"/>
          <w:szCs w:val="18"/>
          <w:rtl w:val="0"/>
        </w:rPr>
        <w:t xml:space="preserve">./graphs/lecture02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writer = tf.summary.FileWriter('./graphs', sess.graph) # if you prefer creating your writer using session's graph</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Next, go to Terminal, run the program. Make sure that your present working directory is the same as where you ran your Python code.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python3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my_program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port </w:t>
            </w:r>
            <w:r w:rsidDel="00000000" w:rsidR="00000000" w:rsidRPr="00000000">
              <w:rPr>
                <w:rFonts w:ascii="Consolas" w:cs="Consolas" w:eastAsia="Consolas" w:hAnsi="Consolas"/>
                <w:color w:val="006666"/>
                <w:sz w:val="18"/>
                <w:szCs w:val="18"/>
                <w:rtl w:val="0"/>
              </w:rPr>
              <w:t xml:space="preserve">6006</w:t>
            </w:r>
            <w:r w:rsidDel="00000000" w:rsidR="00000000" w:rsidRPr="00000000">
              <w:rPr>
                <w:rtl w:val="0"/>
              </w:rPr>
            </w:r>
          </w:p>
        </w:tc>
      </w:tr>
    </w:tbl>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Open your browser and go to </w:t>
      </w:r>
      <w:hyperlink r:id="rId12">
        <w:r w:rsidDel="00000000" w:rsidR="00000000" w:rsidRPr="00000000">
          <w:rPr>
            <w:rFonts w:ascii="EB Garamond" w:cs="EB Garamond" w:eastAsia="EB Garamond" w:hAnsi="EB Garamond"/>
            <w:color w:val="1155cc"/>
            <w:u w:val="single"/>
            <w:rtl w:val="0"/>
          </w:rPr>
          <w:t xml:space="preserve">http://localhost:6006/</w:t>
        </w:r>
      </w:hyperlink>
      <w:r w:rsidDel="00000000" w:rsidR="00000000" w:rsidRPr="00000000">
        <w:rPr>
          <w:rFonts w:ascii="EB Garamond" w:cs="EB Garamond" w:eastAsia="EB Garamond" w:hAnsi="EB Garamond"/>
          <w:rtl w:val="0"/>
        </w:rPr>
        <w:t xml:space="preserve"> (</w:t>
      </w:r>
      <w:r w:rsidDel="00000000" w:rsidR="00000000" w:rsidRPr="00000000">
        <w:rPr>
          <w:rtl w:val="0"/>
        </w:rPr>
        <w:t xml:space="preserve">or the port of your choice</w:t>
      </w:r>
      <w:r w:rsidDel="00000000" w:rsidR="00000000" w:rsidRPr="00000000">
        <w:rPr>
          <w:rFonts w:ascii="EB Garamond" w:cs="EB Garamond" w:eastAsia="EB Garamond" w:hAnsi="EB Garamond"/>
          <w:rtl w:val="0"/>
        </w:rPr>
        <w:t xml:space="preserve">)</w:t>
      </w:r>
      <w:r w:rsidDel="00000000" w:rsidR="00000000" w:rsidRPr="00000000">
        <w:rPr>
          <w:rtl w:val="0"/>
        </w:rPr>
        <w:t xml:space="preserve">, you will see the TensorBoard page. </w:t>
      </w:r>
      <w:r w:rsidDel="00000000" w:rsidR="00000000" w:rsidRPr="00000000">
        <w:rPr>
          <w:rFonts w:ascii="EB Garamond" w:cs="EB Garamond" w:eastAsia="EB Garamond" w:hAnsi="EB Garamond"/>
          <w:rtl w:val="0"/>
        </w:rPr>
        <w:t xml:space="preserve">Go to the</w:t>
      </w:r>
      <w:r w:rsidDel="00000000" w:rsidR="00000000" w:rsidRPr="00000000">
        <w:rPr>
          <w:rtl w:val="0"/>
        </w:rPr>
        <w:t xml:space="preserve"> Graph tab </w:t>
      </w:r>
      <w:r w:rsidDel="00000000" w:rsidR="00000000" w:rsidRPr="00000000">
        <w:rPr>
          <w:rFonts w:ascii="EB Garamond" w:cs="EB Garamond" w:eastAsia="EB Garamond" w:hAnsi="EB Garamond"/>
          <w:rtl w:val="0"/>
        </w:rPr>
        <w:t xml:space="preserve">and you </w:t>
      </w:r>
      <w:r w:rsidDel="00000000" w:rsidR="00000000" w:rsidRPr="00000000">
        <w:rPr>
          <w:rtl w:val="0"/>
        </w:rPr>
        <w:t xml:space="preserve">can verify that </w:t>
      </w:r>
      <w:r w:rsidDel="00000000" w:rsidR="00000000" w:rsidRPr="00000000">
        <w:rPr>
          <w:rFonts w:ascii="EB Garamond" w:cs="EB Garamond" w:eastAsia="EB Garamond" w:hAnsi="EB Garamond"/>
          <w:rtl w:val="0"/>
        </w:rPr>
        <w:t xml:space="preserve">the graph </w:t>
      </w:r>
      <w:r w:rsidDel="00000000" w:rsidR="00000000" w:rsidRPr="00000000">
        <w:rPr>
          <w:rtl w:val="0"/>
        </w:rPr>
        <w:t xml:space="preserve">indeed has</w:t>
      </w:r>
      <w:r w:rsidDel="00000000" w:rsidR="00000000" w:rsidRPr="00000000">
        <w:rPr>
          <w:rFonts w:ascii="EB Garamond" w:cs="EB Garamond" w:eastAsia="EB Garamond" w:hAnsi="EB Garamond"/>
          <w:rtl w:val="0"/>
        </w:rPr>
        <w:t xml:space="preserve"> 3 nodes</w:t>
      </w:r>
      <w:r w:rsidDel="00000000" w:rsidR="00000000" w:rsidRPr="00000000">
        <w:rPr>
          <w:rtl w:val="0"/>
        </w:rPr>
        <w:t xml:space="preserve">, two constants and an Add op.</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967038" cy="1040613"/>
            <wp:effectExtent b="0" l="0" r="0" t="0"/>
            <wp:docPr id="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2967038" cy="10406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“Const” and “Const_1” correspond to a and b, and the node “Add” corresponds to x. The names we give them (a, b, and x) are for us to access them</w:t>
      </w:r>
      <w:r w:rsidDel="00000000" w:rsidR="00000000" w:rsidRPr="00000000">
        <w:rPr>
          <w:rtl w:val="0"/>
        </w:rPr>
        <w:t xml:space="preserve"> when we write code</w:t>
      </w:r>
      <w:r w:rsidDel="00000000" w:rsidR="00000000" w:rsidRPr="00000000">
        <w:rPr>
          <w:rFonts w:ascii="EB Garamond" w:cs="EB Garamond" w:eastAsia="EB Garamond" w:hAnsi="EB Garamond"/>
          <w:rtl w:val="0"/>
        </w:rPr>
        <w:t xml:space="preserve">. They mean nothing for the internal TensorFlow. To make TensorBoard </w:t>
      </w:r>
      <w:r w:rsidDel="00000000" w:rsidR="00000000" w:rsidRPr="00000000">
        <w:rPr>
          <w:rtl w:val="0"/>
        </w:rPr>
        <w:t xml:space="preserve">understand</w:t>
      </w:r>
      <w:r w:rsidDel="00000000" w:rsidR="00000000" w:rsidRPr="00000000">
        <w:rPr>
          <w:rFonts w:ascii="EB Garamond" w:cs="EB Garamond" w:eastAsia="EB Garamond" w:hAnsi="EB Garamond"/>
          <w:rtl w:val="0"/>
        </w:rPr>
        <w:t xml:space="preserve"> the names of your ops, you have to explicitly name them.</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tc>
      </w:tr>
    </w:tb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Now if you run TensorBoard again, you see this graph:</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596077" cy="1185863"/>
            <wp:effectExtent b="0" l="0" r="0" t="0"/>
            <wp:docPr id="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2596077"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The graph itself defines the ops and dependencies</w:t>
      </w:r>
      <w:r w:rsidDel="00000000" w:rsidR="00000000" w:rsidRPr="00000000">
        <w:rPr>
          <w:rtl w:val="0"/>
        </w:rPr>
        <w:t xml:space="preserve">. To see the value as well as the type of a node, simply click on that node: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376863" cy="1712082"/>
            <wp:effectExtent b="0" l="0" r="0" t="0"/>
            <wp:docPr id="6"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376863" cy="171208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b w:val="1"/>
          <w:u w:val="single"/>
          <w:rtl w:val="0"/>
        </w:rPr>
        <w:t xml:space="preserve">Note</w:t>
      </w:r>
      <w:r w:rsidDel="00000000" w:rsidR="00000000" w:rsidRPr="00000000">
        <w:rPr>
          <w:rFonts w:ascii="EB Garamond" w:cs="EB Garamond" w:eastAsia="EB Garamond" w:hAnsi="EB Garamond"/>
          <w:rtl w:val="0"/>
        </w:rPr>
        <w:t xml:space="preserve">: If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run your code several times, there will be multiple event files in </w:t>
      </w:r>
      <w:r w:rsidDel="00000000" w:rsidR="00000000" w:rsidRPr="00000000">
        <w:rPr>
          <w:rtl w:val="0"/>
        </w:rPr>
        <w:t xml:space="preserve">your [logdir].</w:t>
      </w:r>
      <w:r w:rsidDel="00000000" w:rsidR="00000000" w:rsidRPr="00000000">
        <w:rPr>
          <w:rFonts w:ascii="EB Garamond" w:cs="EB Garamond" w:eastAsia="EB Garamond" w:hAnsi="EB Garamond"/>
          <w:rtl w:val="0"/>
        </w:rPr>
        <w:t xml:space="preserve"> TF will show only the latest graph and display the warning of multiple event files. To get rid of the warning, delete the event files you no longer need.</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Of course, TensorBoard can do much more than just visualizing your graphs. During the course of the class, we will explore some most important functionalities of it. </w:t>
      </w:r>
    </w:p>
    <w:p w:rsidR="00000000" w:rsidDel="00000000" w:rsidP="00000000" w:rsidRDefault="00000000" w:rsidRPr="00000000" w14:paraId="00000049">
      <w:pPr>
        <w:pStyle w:val="Heading2"/>
        <w:contextualSpacing w:val="0"/>
        <w:rPr>
          <w:b w:val="1"/>
        </w:rPr>
      </w:pPr>
      <w:bookmarkStart w:colFirst="0" w:colLast="0" w:name="_6sk3hambzyag" w:id="2"/>
      <w:bookmarkEnd w:id="2"/>
      <w:r w:rsidDel="00000000" w:rsidR="00000000" w:rsidRPr="00000000">
        <w:rPr>
          <w:rtl w:val="0"/>
        </w:rPr>
        <w:t xml:space="preserve">2. </w:t>
      </w:r>
      <w:r w:rsidDel="00000000" w:rsidR="00000000" w:rsidRPr="00000000">
        <w:rPr>
          <w:rtl w:val="0"/>
        </w:rPr>
        <w:t xml:space="preserve">Constant op</w:t>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It’s straightforward to create a constant in TensorFlow. We’ve already done it several times. </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verify_shape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04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1d tensor (vector)</w:t>
            </w:r>
            <w:r w:rsidDel="00000000" w:rsidR="00000000" w:rsidRPr="00000000">
              <w:rPr>
                <w:rtl w:val="0"/>
              </w:rPr>
            </w:r>
          </w:p>
          <w:p w:rsidR="00000000" w:rsidDel="00000000" w:rsidP="00000000" w:rsidRDefault="00000000" w:rsidRPr="00000000" w14:paraId="0000004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"vector")</w:t>
            </w:r>
            <w:r w:rsidDel="00000000" w:rsidR="00000000" w:rsidRPr="00000000">
              <w:rPr>
                <w:rtl w:val="0"/>
              </w:rPr>
            </w:r>
          </w:p>
          <w:p w:rsidR="00000000" w:rsidDel="00000000" w:rsidP="00000000" w:rsidRDefault="00000000" w:rsidRPr="00000000" w14:paraId="0000004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2x2 tensor (matrix)</w:t>
            </w:r>
            <w:r w:rsidDel="00000000" w:rsidR="00000000" w:rsidRPr="00000000">
              <w:rPr>
                <w:rtl w:val="0"/>
              </w:rPr>
            </w:r>
          </w:p>
          <w:p w:rsidR="00000000" w:rsidDel="00000000" w:rsidP="00000000" w:rsidRDefault="00000000" w:rsidRPr="00000000" w14:paraId="0000004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tl w:val="0"/>
              </w:rPr>
            </w:r>
          </w:p>
        </w:tc>
      </w:tr>
    </w:tb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You can create a tensor of a specific dimension and fill it with a specific value, similar to Numpy.</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zeros</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zeros.</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[[0, 1], [2, 3], [4, 5]]</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ones</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ones.</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is [0, 1], [2, 3], [4, 5]]</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dims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filled with a scalar value.</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t xml:space="preserve">You can create constants that are sequences</w:t>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lin_space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stop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evenly-spaced values are generated beginning at </w:t>
            </w:r>
            <w:r w:rsidDel="00000000" w:rsidR="00000000" w:rsidRPr="00000000">
              <w:rPr>
                <w:rFonts w:ascii="Consolas" w:cs="Consolas" w:eastAsia="Consolas" w:hAnsi="Consolas"/>
                <w:i w:val="1"/>
                <w:color w:val="880000"/>
                <w:sz w:val="18"/>
                <w:szCs w:val="18"/>
                <w:rtl w:val="0"/>
              </w:rPr>
              <w:t xml:space="preserve">start</w:t>
            </w:r>
            <w:r w:rsidDel="00000000" w:rsidR="00000000" w:rsidRPr="00000000">
              <w:rPr>
                <w:rFonts w:ascii="Consolas" w:cs="Consolas" w:eastAsia="Consolas" w:hAnsi="Consolas"/>
                <w:color w:val="880000"/>
                <w:sz w:val="18"/>
                <w:szCs w:val="18"/>
                <w:rtl w:val="0"/>
              </w:rPr>
              <w:t xml:space="preserve">. If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&gt; 1, the values in the sequence increase by (stop - start) / (num - 1), so that the last one is exactly </w:t>
            </w:r>
            <w:r w:rsidDel="00000000" w:rsidR="00000000" w:rsidRPr="00000000">
              <w:rPr>
                <w:rFonts w:ascii="Consolas" w:cs="Consolas" w:eastAsia="Consolas" w:hAnsi="Consolas"/>
                <w:i w:val="1"/>
                <w:color w:val="880000"/>
                <w:sz w:val="18"/>
                <w:szCs w:val="18"/>
                <w:rtl w:val="0"/>
              </w:rPr>
              <w:t xml:space="preserve">stop</w:t>
            </w: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comparable to but slightly different from numpy.linspace</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lin_space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tl w:val="0"/>
              </w:rPr>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range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limit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delta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'range')</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numbers that begins at start and extends by increments of delta up to but not including limit</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slight different from range in Python</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18, 'delta' is 3</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  'delta' is -0.5</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'limit' is 5</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Note that unlike NumPy or Python sequences, TensorFlow sequences are not iterable.</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tc>
      </w:tr>
    </w:tbl>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generate random constants from certain distributions. See </w:t>
      </w:r>
      <w:hyperlink r:id="rId16">
        <w:r w:rsidDel="00000000" w:rsidR="00000000" w:rsidRPr="00000000">
          <w:rPr>
            <w:rFonts w:ascii="EB Garamond" w:cs="EB Garamond" w:eastAsia="EB Garamond" w:hAnsi="EB Garamond"/>
            <w:color w:val="1155cc"/>
            <w:u w:val="single"/>
            <w:rtl w:val="0"/>
          </w:rPr>
          <w:t xml:space="preserve">details</w:t>
        </w:r>
      </w:hyperlink>
      <w:r w:rsidDel="00000000" w:rsidR="00000000" w:rsidRPr="00000000">
        <w:rPr>
          <w:rFonts w:ascii="EB Garamond" w:cs="EB Garamond" w:eastAsia="EB Garamond" w:hAnsi="EB Garamond"/>
          <w:rtl w:val="0"/>
        </w:rPr>
        <w:t xml:space="preserve">.</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random_shuffle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random_crop</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multinomial</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random_gamma</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set_random_seed</w:t>
            </w:r>
          </w:p>
        </w:tc>
      </w:tr>
    </w:tbl>
    <w:p w:rsidR="00000000" w:rsidDel="00000000" w:rsidP="00000000" w:rsidRDefault="00000000" w:rsidRPr="00000000" w14:paraId="0000008A">
      <w:pPr>
        <w:pStyle w:val="Heading2"/>
        <w:contextualSpacing w:val="0"/>
        <w:rPr>
          <w:rFonts w:ascii="EB Garamond" w:cs="EB Garamond" w:eastAsia="EB Garamond" w:hAnsi="EB Garamond"/>
        </w:rPr>
      </w:pPr>
      <w:bookmarkStart w:colFirst="0" w:colLast="0" w:name="_zeuvdamu5evm" w:id="3"/>
      <w:bookmarkEnd w:id="3"/>
      <w:r w:rsidDel="00000000" w:rsidR="00000000" w:rsidRPr="00000000">
        <w:rPr>
          <w:rtl w:val="0"/>
        </w:rPr>
        <w:t xml:space="preserve">3. Math Operations</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TensorFlow math ops are pretty sta</w:t>
      </w:r>
      <w:r w:rsidDel="00000000" w:rsidR="00000000" w:rsidRPr="00000000">
        <w:rPr>
          <w:rtl w:val="0"/>
        </w:rPr>
        <w:t xml:space="preserve">ndard. You can visit the full list </w:t>
      </w:r>
      <w:hyperlink r:id="rId17">
        <w:r w:rsidDel="00000000" w:rsidR="00000000" w:rsidRPr="00000000">
          <w:rPr>
            <w:color w:val="1155cc"/>
            <w:u w:val="single"/>
            <w:rtl w:val="0"/>
          </w:rPr>
          <w:t xml:space="preserve">here</w:t>
        </w:r>
      </w:hyperlink>
      <w:r w:rsidDel="00000000" w:rsidR="00000000" w:rsidRPr="00000000">
        <w:rPr>
          <w:rtl w:val="0"/>
        </w:rPr>
        <w:t xml:space="preserve">. There are a few things that seem a bit tricky.</w:t>
      </w:r>
    </w:p>
    <w:p w:rsidR="00000000" w:rsidDel="00000000" w:rsidP="00000000" w:rsidRDefault="00000000" w:rsidRPr="00000000" w14:paraId="0000008C">
      <w:pPr>
        <w:pStyle w:val="Heading3"/>
        <w:contextualSpacing w:val="0"/>
        <w:rPr/>
      </w:pPr>
      <w:bookmarkStart w:colFirst="0" w:colLast="0" w:name="_v5w4lqbhdgit" w:id="4"/>
      <w:bookmarkEnd w:id="4"/>
      <w:r w:rsidDel="00000000" w:rsidR="00000000" w:rsidRPr="00000000">
        <w:rPr>
          <w:rtl w:val="0"/>
        </w:rPr>
        <w:t xml:space="preserve">TensorFlow’s zillion operations for division</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last time I checked, TensorFlow has 7 different div operations, all doing more or less the same thing: </w:t>
      </w:r>
      <w:r w:rsidDel="00000000" w:rsidR="00000000" w:rsidRPr="00000000">
        <w:rPr>
          <w:rtl w:val="0"/>
        </w:rPr>
        <w:t xml:space="preserve">tf.div, tf.divide, tf.truediv, tf.floordiv, tf.realdiv, tf.truncateddiv, tf.floor_div. The person who created those ops must really like dividing numbers. Make sure you read the </w:t>
      </w:r>
      <w:hyperlink r:id="rId18">
        <w:r w:rsidDel="00000000" w:rsidR="00000000" w:rsidRPr="00000000">
          <w:rPr>
            <w:color w:val="1155cc"/>
            <w:u w:val="single"/>
            <w:rtl w:val="0"/>
          </w:rPr>
          <w:t xml:space="preserve">documentation</w:t>
        </w:r>
      </w:hyperlink>
      <w:r w:rsidDel="00000000" w:rsidR="00000000" w:rsidRPr="00000000">
        <w:rPr>
          <w:rtl w:val="0"/>
        </w:rPr>
        <w:t xml:space="preserve"> to understand which one to use. At a high level, tf.div does TensorFlow’s style division, while tf.divide does exactly Python’s style division.</w:t>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9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realdiv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Error: only works for real values</w:t>
            </w:r>
            <w:r w:rsidDel="00000000" w:rsidR="00000000" w:rsidRPr="00000000">
              <w:rPr>
                <w:rtl w:val="0"/>
              </w:rPr>
            </w:r>
          </w:p>
          <w:p w:rsidR="00000000" w:rsidDel="00000000" w:rsidP="00000000" w:rsidRDefault="00000000" w:rsidRPr="00000000" w14:paraId="0000009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floor_div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9">
      <w:pPr>
        <w:pStyle w:val="Heading3"/>
        <w:contextualSpacing w:val="0"/>
        <w:rPr/>
      </w:pPr>
      <w:bookmarkStart w:colFirst="0" w:colLast="0" w:name="_qvymzvb7foyj" w:id="5"/>
      <w:bookmarkEnd w:id="5"/>
      <w:r w:rsidDel="00000000" w:rsidR="00000000" w:rsidRPr="00000000">
        <w:rPr>
          <w:rtl w:val="0"/>
        </w:rPr>
        <w:t xml:space="preserve">tf.add_n</w:t>
      </w:r>
    </w:p>
    <w:p w:rsidR="00000000" w:rsidDel="00000000" w:rsidP="00000000" w:rsidRDefault="00000000" w:rsidRPr="00000000" w14:paraId="0000009A">
      <w:pPr>
        <w:contextualSpacing w:val="0"/>
        <w:rPr/>
      </w:pPr>
      <w:r w:rsidDel="00000000" w:rsidR="00000000" w:rsidRPr="00000000">
        <w:rPr>
          <w:rtl w:val="0"/>
        </w:rPr>
        <w:t xml:space="preserve">Allows you to add multiple tensors.</w:t>
      </w:r>
    </w:p>
    <w:p w:rsidR="00000000" w:rsidDel="00000000" w:rsidP="00000000" w:rsidRDefault="00000000" w:rsidRPr="00000000" w14:paraId="0000009B">
      <w:pPr>
        <w:contextualSpacing w:val="0"/>
        <w:rPr/>
      </w:pPr>
      <w:r w:rsidDel="00000000" w:rsidR="00000000" w:rsidRPr="00000000">
        <w:rPr>
          <w:rtl w:val="0"/>
        </w:rPr>
        <w:t xml:space="preserve">tf.add_n([a, b, b])  =&gt; equivalent to a + b + b</w:t>
      </w:r>
    </w:p>
    <w:p w:rsidR="00000000" w:rsidDel="00000000" w:rsidP="00000000" w:rsidRDefault="00000000" w:rsidRPr="00000000" w14:paraId="0000009C">
      <w:pPr>
        <w:pStyle w:val="Heading3"/>
        <w:contextualSpacing w:val="0"/>
        <w:rPr/>
      </w:pPr>
      <w:bookmarkStart w:colFirst="0" w:colLast="0" w:name="_un6c6ocwjdro" w:id="6"/>
      <w:bookmarkEnd w:id="6"/>
      <w:r w:rsidDel="00000000" w:rsidR="00000000" w:rsidRPr="00000000">
        <w:rPr>
          <w:rtl w:val="0"/>
        </w:rPr>
        <w:t xml:space="preserve">Dot product in TensorFlow</w:t>
      </w:r>
    </w:p>
    <w:p w:rsidR="00000000" w:rsidDel="00000000" w:rsidP="00000000" w:rsidRDefault="00000000" w:rsidRPr="00000000" w14:paraId="0000009D">
      <w:pPr>
        <w:contextualSpacing w:val="0"/>
        <w:rPr/>
      </w:pPr>
      <w:r w:rsidDel="00000000" w:rsidR="00000000" w:rsidRPr="00000000">
        <w:rPr>
          <w:rtl w:val="0"/>
        </w:rPr>
        <w:t xml:space="preserve">Note that tf.matmul no longer does dot product. It multiplies matrices of ranks greater or equal to 2. To do dot product in TensorFlow, we use tf.tensordot. </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A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A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element-wise multiplication</w:t>
            </w:r>
            <w:r w:rsidDel="00000000" w:rsidR="00000000" w:rsidRPr="00000000">
              <w:rPr>
                <w:rtl w:val="0"/>
              </w:rPr>
            </w:r>
          </w:p>
          <w:p w:rsidR="00000000" w:rsidDel="00000000" w:rsidP="00000000" w:rsidRDefault="00000000" w:rsidRPr="00000000" w14:paraId="000000A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tensordot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80</w:t>
            </w:r>
            <w:r w:rsidDel="00000000" w:rsidR="00000000" w:rsidRPr="00000000">
              <w:rPr>
                <w:rtl w:val="0"/>
              </w:rPr>
            </w:r>
          </w:p>
        </w:tc>
      </w:tr>
    </w:tbl>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table of ops in Python,</w:t>
      </w:r>
      <w:r w:rsidDel="00000000" w:rsidR="00000000" w:rsidRPr="00000000">
        <w:rPr>
          <w:rtl w:val="0"/>
        </w:rPr>
        <w:t xml:space="preserve"> taken from t</w:t>
      </w:r>
      <w:r w:rsidDel="00000000" w:rsidR="00000000" w:rsidRPr="00000000">
        <w:rPr>
          <w:rFonts w:ascii="EB Garamond" w:cs="EB Garamond" w:eastAsia="EB Garamond" w:hAnsi="EB Garamond"/>
          <w:rtl w:val="0"/>
        </w:rPr>
        <w:t xml:space="preserve">he book </w:t>
      </w:r>
      <w:r w:rsidDel="00000000" w:rsidR="00000000" w:rsidRPr="00000000">
        <w:rPr>
          <w:rFonts w:ascii="EB Garamond" w:cs="EB Garamond" w:eastAsia="EB Garamond" w:hAnsi="EB Garamond"/>
          <w:i w:val="1"/>
          <w:rtl w:val="0"/>
        </w:rPr>
        <w:t xml:space="preserve">Fundamentals of Deep Learning</w:t>
      </w:r>
      <w:r w:rsidDel="00000000" w:rsidR="00000000" w:rsidRPr="00000000">
        <w:rPr>
          <w:rFonts w:ascii="EB Garamond" w:cs="EB Garamond" w:eastAsia="EB Garamond" w:hAnsi="EB Garamond"/>
          <w:i w:val="1"/>
          <w:vertAlign w:val="superscript"/>
        </w:rPr>
        <w:footnoteReference w:customMarkFollows="0" w:id="0"/>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Pr>
        <w:drawing>
          <wp:inline distB="114300" distT="114300" distL="114300" distR="114300">
            <wp:extent cx="5943600" cy="1790700"/>
            <wp:effectExtent b="0" l="0" r="0" t="0"/>
            <wp:docPr id="8"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contextualSpacing w:val="0"/>
        <w:rPr/>
      </w:pPr>
      <w:bookmarkStart w:colFirst="0" w:colLast="0" w:name="_qb25vjkqkta0" w:id="7"/>
      <w:bookmarkEnd w:id="7"/>
      <w:r w:rsidDel="00000000" w:rsidR="00000000" w:rsidRPr="00000000">
        <w:rPr>
          <w:rtl w:val="0"/>
        </w:rPr>
        <w:t xml:space="preserve">4. Data Types</w:t>
      </w:r>
    </w:p>
    <w:p w:rsidR="00000000" w:rsidDel="00000000" w:rsidP="00000000" w:rsidRDefault="00000000" w:rsidRPr="00000000" w14:paraId="000000A5">
      <w:pPr>
        <w:pStyle w:val="Heading3"/>
        <w:contextualSpacing w:val="0"/>
        <w:rPr>
          <w:rFonts w:ascii="EB Garamond" w:cs="EB Garamond" w:eastAsia="EB Garamond" w:hAnsi="EB Garamond"/>
        </w:rPr>
      </w:pPr>
      <w:bookmarkStart w:colFirst="0" w:colLast="0" w:name="_jq10ytnvdnbc" w:id="8"/>
      <w:bookmarkEnd w:id="8"/>
      <w:r w:rsidDel="00000000" w:rsidR="00000000" w:rsidRPr="00000000">
        <w:rPr>
          <w:rtl w:val="0"/>
        </w:rPr>
        <w:t xml:space="preserve">Python Native Types</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TensorFlow takes in Python native types such as Python boolean values, numeric values (integers, floats), and strings. Single values will be converted to 0-d tensors (or scalars), lists of values will be converted to 1-d tensors (vectors), lists of lists of values will be converted to 2-d</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tensors (matrices), and so on. Example below is adapted from </w:t>
      </w:r>
      <w:r w:rsidDel="00000000" w:rsidR="00000000" w:rsidRPr="00000000">
        <w:rPr>
          <w:rFonts w:ascii="EB Garamond" w:cs="EB Garamond" w:eastAsia="EB Garamond" w:hAnsi="EB Garamond"/>
          <w:i w:val="1"/>
          <w:rtl w:val="0"/>
        </w:rPr>
        <w:t xml:space="preserve">TensorFlow for Machine Intelligence</w:t>
      </w:r>
      <w:r w:rsidDel="00000000" w:rsidR="00000000" w:rsidRPr="00000000">
        <w:rPr>
          <w:rFonts w:ascii="EB Garamond" w:cs="EB Garamond" w:eastAsia="EB Garamond" w:hAnsi="EB Garamond"/>
          <w:i w:val="1"/>
          <w:vertAlign w:val="superscript"/>
        </w:rPr>
        <w:footnoteReference w:customMarkFollows="0" w:id="1"/>
      </w:r>
      <w:r w:rsidDel="00000000" w:rsidR="00000000" w:rsidRPr="00000000">
        <w:rPr>
          <w:rFonts w:ascii="EB Garamond" w:cs="EB Garamond" w:eastAsia="EB Garamond" w:hAnsi="EB Garamond"/>
          <w:rtl w:val="0"/>
        </w:rPr>
        <w:t xml:space="preserve">.</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t_0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0-d tensor, or "scalar" </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0</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1</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008800"/>
                <w:sz w:val="18"/>
                <w:szCs w:val="18"/>
                <w:rtl w:val="0"/>
              </w:rPr>
              <w:t xml:space="preserve">"apple"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"peach"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"grape"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1-d tensor, or "vector"</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[b'' b'' b'']</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TypeError</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2-d tensor, or "matrix"</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False</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True</w:t>
            </w:r>
            <w:r w:rsidDel="00000000" w:rsidR="00000000" w:rsidRPr="00000000">
              <w:rPr>
                <w:rtl w:val="0"/>
              </w:rPr>
            </w:r>
          </w:p>
        </w:tc>
      </w:tr>
    </w:tbl>
    <w:p w:rsidR="00000000" w:rsidDel="00000000" w:rsidP="00000000" w:rsidRDefault="00000000" w:rsidRPr="00000000" w14:paraId="000000B6">
      <w:pPr>
        <w:pStyle w:val="Heading3"/>
        <w:contextualSpacing w:val="0"/>
        <w:rPr>
          <w:rFonts w:ascii="EB Garamond" w:cs="EB Garamond" w:eastAsia="EB Garamond" w:hAnsi="EB Garamond"/>
        </w:rPr>
      </w:pPr>
      <w:bookmarkStart w:colFirst="0" w:colLast="0" w:name="_ajxbt8f5iqrf" w:id="9"/>
      <w:bookmarkEnd w:id="9"/>
      <w:r w:rsidDel="00000000" w:rsidR="00000000" w:rsidRPr="00000000">
        <w:rPr>
          <w:rtl w:val="0"/>
        </w:rPr>
        <w:t xml:space="preserve">TensorFlow Native Types</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Like NumPy, TensorFlow also has its own data types as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seen: tf.int32, tf.float3</w:t>
      </w:r>
      <w:r w:rsidDel="00000000" w:rsidR="00000000" w:rsidRPr="00000000">
        <w:rPr>
          <w:rtl w:val="0"/>
        </w:rPr>
        <w:t xml:space="preserve">2, together with more exciting types such as tf.bfloat, tf.complex, tf.quint</w:t>
      </w:r>
      <w:r w:rsidDel="00000000" w:rsidR="00000000" w:rsidRPr="00000000">
        <w:rPr>
          <w:rFonts w:ascii="EB Garamond" w:cs="EB Garamond" w:eastAsia="EB Garamond" w:hAnsi="EB Garamond"/>
          <w:rtl w:val="0"/>
        </w:rPr>
        <w:t xml:space="preserve">.</w:t>
      </w:r>
      <w:r w:rsidDel="00000000" w:rsidR="00000000" w:rsidRPr="00000000">
        <w:rPr>
          <w:rtl w:val="0"/>
        </w:rPr>
        <w:t xml:space="preserve"> Below is the full list of TensorFlow data types, as literally screenshot from </w:t>
      </w:r>
      <w:hyperlink r:id="rId20">
        <w:r w:rsidDel="00000000" w:rsidR="00000000" w:rsidRPr="00000000">
          <w:rPr>
            <w:color w:val="1155cc"/>
            <w:u w:val="single"/>
            <w:rtl w:val="0"/>
          </w:rPr>
          <w:t xml:space="preserve">tf.DType class</w:t>
        </w:r>
      </w:hyperlink>
      <w:r w:rsidDel="00000000" w:rsidR="00000000" w:rsidRPr="00000000">
        <w:rPr>
          <w:rtl w:val="0"/>
        </w:rPr>
        <w:t xml:space="preserve">.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232100" cy="5176838"/>
            <wp:effectExtent b="0" l="0" r="0" t="0"/>
            <wp:docPr id="1"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3232100"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contextualSpacing w:val="0"/>
        <w:rPr/>
      </w:pPr>
      <w:bookmarkStart w:colFirst="0" w:colLast="0" w:name="_iek6o33isd7u" w:id="10"/>
      <w:bookmarkEnd w:id="10"/>
      <w:r w:rsidDel="00000000" w:rsidR="00000000" w:rsidRPr="00000000">
        <w:rPr>
          <w:rtl w:val="0"/>
        </w:rPr>
        <w:t xml:space="preserve">NumPy Data Types</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By now,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probably noticed the similarity between NumPy and TensorFlow. TensorFlow was designed to integrate seamlessly with Numpy, the package that has become the </w:t>
      </w:r>
      <w:r w:rsidDel="00000000" w:rsidR="00000000" w:rsidRPr="00000000">
        <w:rPr>
          <w:rFonts w:ascii="EB Garamond" w:cs="EB Garamond" w:eastAsia="EB Garamond" w:hAnsi="EB Garamond"/>
          <w:i w:val="1"/>
          <w:rtl w:val="0"/>
        </w:rPr>
        <w:t xml:space="preserve">lingua franca</w:t>
      </w:r>
      <w:r w:rsidDel="00000000" w:rsidR="00000000" w:rsidRPr="00000000">
        <w:rPr>
          <w:rFonts w:ascii="EB Garamond" w:cs="EB Garamond" w:eastAsia="EB Garamond" w:hAnsi="EB Garamond"/>
          <w:rtl w:val="0"/>
        </w:rPr>
        <w:t xml:space="preserve"> of data science.</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based on those of NumPy; in fact, np.int32 == tf.int32 returns True. You can pass NumPy types to TensorFlow ops. </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Remember our best friend </w:t>
      </w:r>
      <w:r w:rsidDel="00000000" w:rsidR="00000000" w:rsidRPr="00000000">
        <w:rPr>
          <w:rFonts w:ascii="EB Garamond" w:cs="EB Garamond" w:eastAsia="EB Garamond" w:hAnsi="EB Garamond"/>
          <w:b w:val="1"/>
          <w:rtl w:val="0"/>
        </w:rPr>
        <w:t xml:space="preserve">tf.Session.run()</w:t>
      </w:r>
      <w:r w:rsidDel="00000000" w:rsidR="00000000" w:rsidRPr="00000000">
        <w:rPr>
          <w:rFonts w:ascii="EB Garamond" w:cs="EB Garamond" w:eastAsia="EB Garamond" w:hAnsi="EB Garamond"/>
          <w:rtl w:val="0"/>
        </w:rPr>
        <w:t xml:space="preserve">? If the requested object is a Tensor, the output of will be a NumPy array. </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rtl w:val="0"/>
        </w:rPr>
        <w:t xml:space="preserve">TL;DR</w:t>
      </w:r>
      <w:r w:rsidDel="00000000" w:rsidR="00000000" w:rsidRPr="00000000">
        <w:rPr>
          <w:rFonts w:ascii="EB Garamond" w:cs="EB Garamond" w:eastAsia="EB Garamond" w:hAnsi="EB Garamond"/>
          <w:rtl w:val="0"/>
        </w:rPr>
        <w:t xml:space="preserve">: Most of the times, you can use TensorFlow types and NumPy types interchangeably.</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1</w:t>
      </w:r>
      <w:r w:rsidDel="00000000" w:rsidR="00000000" w:rsidRPr="00000000">
        <w:rPr>
          <w:rFonts w:ascii="EB Garamond" w:cs="EB Garamond" w:eastAsia="EB Garamond" w:hAnsi="EB Garamond"/>
          <w:rtl w:val="0"/>
        </w:rPr>
        <w:t xml:space="preserve">: There is a catch here for string data types. For numeric and boolean types, TensorFlow and NumPy dtypes match down the line. However, tf.string does not have an exact match in NumPy due to the way NumPy handles strings. TensorFlow can still import string arrays from NumPy perfectly fine -- just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specify a dtype in NumPy!</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2</w:t>
      </w:r>
      <w:r w:rsidDel="00000000" w:rsidR="00000000" w:rsidRPr="00000000">
        <w:rPr>
          <w:rFonts w:ascii="EB Garamond" w:cs="EB Garamond" w:eastAsia="EB Garamond" w:hAnsi="EB Garamond"/>
          <w:rtl w:val="0"/>
        </w:rPr>
        <w:t xml:space="preserve">: Both TensorFlow and NumPy are n-d array libraries. NumPy supports ndarray, but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offer methods to create tensor functions and automatically compute derivatives, nor GPU support. </w:t>
      </w:r>
      <w:r w:rsidDel="00000000" w:rsidR="00000000" w:rsidRPr="00000000">
        <w:rPr>
          <w:rtl w:val="0"/>
        </w:rPr>
        <w:t xml:space="preserve">There have been numerous efforts to create “NumPy for GPU”, such as Numba, PyCUDA,  gnumpy, but none has really taken off, so I guess TensorFlow is “NumPy for GPU”. </w:t>
      </w:r>
      <w:ins w:author="Jacky Ko" w:id="1" w:date="2018-02-15T01:48:43Z">
        <w:r w:rsidDel="00000000" w:rsidR="00000000" w:rsidRPr="00000000">
          <w:rPr>
            <w:rtl w:val="0"/>
          </w:rPr>
          <w:t xml:space="preserve"> The recently released pyTorch provides a more convenient and NumPy-like CPU-GPU tensor conversion than TensorFlow. I am not sure if it is politically correct to talk about other machine learning framework here, but if you are looking for GPU accelerated matrix operations in Python other than machine learning, pyTorch would be 2018’s best choice.</w:t>
        </w:r>
      </w:ins>
      <w:del w:author="Jacky Ko" w:id="1" w:date="2018-02-15T01:48:43Z">
        <w:r w:rsidDel="00000000" w:rsidR="00000000" w:rsidRPr="00000000">
          <w:rPr>
            <w:rtl w:val="0"/>
          </w:rPr>
          <w:delText xml:space="preserve">Please correct me if I’m wrong here</w:delText>
        </w:r>
      </w:del>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3:</w:t>
      </w:r>
      <w:r w:rsidDel="00000000" w:rsidR="00000000" w:rsidRPr="00000000">
        <w:rPr>
          <w:rFonts w:ascii="EB Garamond" w:cs="EB Garamond" w:eastAsia="EB Garamond" w:hAnsi="EB Garamond"/>
          <w:rtl w:val="0"/>
        </w:rPr>
        <w:t xml:space="preserve"> Using Python types to specify TensorFlow objects is quick and easy, and it is useful for prototyping ideas. However, there is an important pitfall in doing it this way. Python types lack the ability to explicitly state the data type, </w:t>
      </w:r>
      <w:r w:rsidDel="00000000" w:rsidR="00000000" w:rsidRPr="00000000">
        <w:rPr>
          <w:rtl w:val="0"/>
        </w:rPr>
        <w:t xml:space="preserve">while</w:t>
      </w:r>
      <w:r w:rsidDel="00000000" w:rsidR="00000000" w:rsidRPr="00000000">
        <w:rPr>
          <w:rFonts w:ascii="EB Garamond" w:cs="EB Garamond" w:eastAsia="EB Garamond" w:hAnsi="EB Garamond"/>
          <w:rtl w:val="0"/>
        </w:rPr>
        <w:t xml:space="preserve"> 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more </w:t>
      </w:r>
      <w:r w:rsidDel="00000000" w:rsidR="00000000" w:rsidRPr="00000000">
        <w:rPr>
          <w:rtl w:val="0"/>
        </w:rPr>
        <w:t xml:space="preserve">explicit</w:t>
      </w:r>
      <w:r w:rsidDel="00000000" w:rsidR="00000000" w:rsidRPr="00000000">
        <w:rPr>
          <w:rFonts w:ascii="EB Garamond" w:cs="EB Garamond" w:eastAsia="EB Garamond" w:hAnsi="EB Garamond"/>
          <w:rtl w:val="0"/>
        </w:rPr>
        <w:t xml:space="preserve">. For example, all integers are the same type, but TensorFlow has 8-bit, 16-bit, 32-bit, and 64-bit integers available. Therefore, if you use a Python type, TensorFlow has to infer which data type you mean. </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possible to convert the data into the appropriate type when you pass it into TensorFlow, but certain data types still may be difficult to declare correctly, such as complex numbers. Because of this, it is common to create hand-defined Tensor objects as NumPy arrays. However, always use TensorFlow types when 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A">
      <w:pPr>
        <w:pStyle w:val="Heading2"/>
        <w:contextualSpacing w:val="0"/>
        <w:rPr/>
      </w:pPr>
      <w:bookmarkStart w:colFirst="0" w:colLast="0" w:name="_tojq62ummhd" w:id="11"/>
      <w:bookmarkEnd w:id="11"/>
      <w:r w:rsidDel="00000000" w:rsidR="00000000" w:rsidRPr="00000000">
        <w:rPr>
          <w:rtl w:val="0"/>
        </w:rPr>
        <w:t xml:space="preserve">5. Variables</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Constants have been fun</w:t>
      </w:r>
      <w:r w:rsidDel="00000000" w:rsidR="00000000" w:rsidRPr="00000000">
        <w:rPr>
          <w:rtl w:val="0"/>
        </w:rPr>
        <w:t xml:space="preserve"> and now is the time to learn about what really matters:</w:t>
      </w:r>
      <w:r w:rsidDel="00000000" w:rsidR="00000000" w:rsidRPr="00000000">
        <w:rPr>
          <w:rFonts w:ascii="EB Garamond" w:cs="EB Garamond" w:eastAsia="EB Garamond" w:hAnsi="EB Garamond"/>
          <w:rtl w:val="0"/>
        </w:rPr>
        <w:t xml:space="preserve"> variables. The differences between a constant and a variable:</w:t>
      </w:r>
    </w:p>
    <w:p w:rsidR="00000000" w:rsidDel="00000000" w:rsidP="00000000" w:rsidRDefault="00000000" w:rsidRPr="00000000" w14:paraId="000000CC">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 constant is, well, constant. </w:t>
      </w:r>
      <w:r w:rsidDel="00000000" w:rsidR="00000000" w:rsidRPr="00000000">
        <w:rPr>
          <w:rtl w:val="0"/>
        </w:rPr>
        <w:t xml:space="preserve">Often, you’d want your weights and biases to be updated during training.</w:t>
      </w:r>
      <w:r w:rsidDel="00000000" w:rsidR="00000000" w:rsidRPr="00000000">
        <w:rPr>
          <w:rtl w:val="0"/>
        </w:rPr>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 constant's value is stored in the graph and replicated wherever the graph is loaded. A variable is stored separately, and may live on a parameter server.</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Point 2 means that constants are stored in the graph definition. When constants are memory expensive, s</w:t>
      </w:r>
      <w:r w:rsidDel="00000000" w:rsidR="00000000" w:rsidRPr="00000000">
        <w:rPr>
          <w:rtl w:val="0"/>
        </w:rPr>
        <w:t xml:space="preserve">uch as a weight matrix with millions of entries, </w:t>
      </w:r>
      <w:r w:rsidDel="00000000" w:rsidR="00000000" w:rsidRPr="00000000">
        <w:rPr>
          <w:rFonts w:ascii="EB Garamond" w:cs="EB Garamond" w:eastAsia="EB Garamond" w:hAnsi="EB Garamond"/>
          <w:rtl w:val="0"/>
        </w:rPr>
        <w:t xml:space="preserve">it will be slow each time you have to load the graph. To see what</w:t>
      </w:r>
      <w:r w:rsidDel="00000000" w:rsidR="00000000" w:rsidRPr="00000000">
        <w:rPr>
          <w:rtl w:val="0"/>
        </w:rPr>
        <w:t xml:space="preserve">’s stored in </w:t>
      </w:r>
      <w:r w:rsidDel="00000000" w:rsidR="00000000" w:rsidRPr="00000000">
        <w:rPr>
          <w:rFonts w:ascii="EB Garamond" w:cs="EB Garamond" w:eastAsia="EB Garamond" w:hAnsi="EB Garamond"/>
          <w:rtl w:val="0"/>
        </w:rPr>
        <w:t xml:space="preserve">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definition, simply print out 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protobuf. Protobuf stands for </w:t>
      </w:r>
      <w:hyperlink r:id="rId22">
        <w:r w:rsidDel="00000000" w:rsidR="00000000" w:rsidRPr="00000000">
          <w:rPr>
            <w:rFonts w:ascii="EB Garamond" w:cs="EB Garamond" w:eastAsia="EB Garamond" w:hAnsi="EB Garamond"/>
            <w:color w:val="1155cc"/>
            <w:u w:val="single"/>
            <w:rtl w:val="0"/>
          </w:rPr>
          <w:t xml:space="preserve">protocol buffer</w:t>
        </w:r>
      </w:hyperlink>
      <w:r w:rsidDel="00000000" w:rsidR="00000000" w:rsidRPr="00000000">
        <w:rPr>
          <w:rFonts w:ascii="EB Garamond" w:cs="EB Garamond" w:eastAsia="EB Garamond" w:hAnsi="EB Garamond"/>
          <w:rtl w:val="0"/>
        </w:rPr>
        <w:t xml:space="preserve">, “Google's language-neutral, platform-neutral, extensible mechanism for serializing structured data – think XML, but smaller, faster, and simpler</w:t>
      </w:r>
      <w:r w:rsidDel="00000000" w:rsidR="00000000" w:rsidRPr="00000000">
        <w:rPr>
          <w:rFonts w:ascii="EB Garamond" w:cs="EB Garamond" w:eastAsia="EB Garamond" w:hAnsi="EB Garamond"/>
          <w:vertAlign w:val="superscript"/>
        </w:rPr>
        <w:footnoteReference w:customMarkFollows="0" w:id="2"/>
      </w:r>
      <w:r w:rsidDel="00000000" w:rsidR="00000000" w:rsidRPr="00000000">
        <w:rPr>
          <w:rtl w:val="0"/>
        </w:rPr>
        <w:t xml:space="preserve">.</w:t>
      </w:r>
      <w:r w:rsidDel="00000000" w:rsidR="00000000" w:rsidRPr="00000000">
        <w:rPr>
          <w:rFonts w:ascii="EB Garamond" w:cs="EB Garamond" w:eastAsia="EB Garamond" w:hAnsi="EB Garamond"/>
          <w:rtl w:val="0"/>
        </w:rPr>
        <w:t xml:space="preserve">”</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my_const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Output:</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"Const"</w:t>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"dtype"</w:t>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"value"</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tensor_shape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dim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2</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"\000\000\200?\000\000\000@"</w:t>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versions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producer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24</w:t>
            </w: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0F1">
      <w:pPr>
        <w:pStyle w:val="Heading3"/>
        <w:contextualSpacing w:val="0"/>
        <w:rPr/>
      </w:pPr>
      <w:bookmarkStart w:colFirst="0" w:colLast="0" w:name="_etz6n14ze4wt" w:id="12"/>
      <w:bookmarkEnd w:id="12"/>
      <w:r w:rsidDel="00000000" w:rsidR="00000000" w:rsidRPr="00000000">
        <w:rPr>
          <w:rtl w:val="0"/>
        </w:rPr>
        <w:t xml:space="preserve">Creating variables</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declare a variable, you create an instance of the class tf.Variable. Note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written tf.constant with </w:t>
      </w:r>
      <w:r w:rsidDel="00000000" w:rsidR="00000000" w:rsidRPr="00000000">
        <w:rPr>
          <w:rtl w:val="0"/>
        </w:rPr>
        <w:t xml:space="preserve">lowercase ‘c’ </w:t>
      </w:r>
      <w:r w:rsidDel="00000000" w:rsidR="00000000" w:rsidRPr="00000000">
        <w:rPr>
          <w:rFonts w:ascii="EB Garamond" w:cs="EB Garamond" w:eastAsia="EB Garamond" w:hAnsi="EB Garamond"/>
          <w:rtl w:val="0"/>
        </w:rPr>
        <w:t xml:space="preserve">but tf.Variable</w:t>
      </w:r>
      <w:r w:rsidDel="00000000" w:rsidR="00000000" w:rsidRPr="00000000">
        <w:rPr>
          <w:rtl w:val="0"/>
        </w:rPr>
        <w:t xml:space="preserve"> with uppercase ‘V’. It’s because</w:t>
      </w:r>
      <w:r w:rsidDel="00000000" w:rsidR="00000000" w:rsidRPr="00000000">
        <w:rPr>
          <w:rFonts w:ascii="EB Garamond" w:cs="EB Garamond" w:eastAsia="EB Garamond" w:hAnsi="EB Garamond"/>
          <w:rtl w:val="0"/>
        </w:rPr>
        <w:t xml:space="preserve"> tf.constant is an op, while tf.Variable is a class</w:t>
      </w:r>
      <w:r w:rsidDel="00000000" w:rsidR="00000000" w:rsidRPr="00000000">
        <w:rPr>
          <w:rtl w:val="0"/>
        </w:rPr>
        <w:t xml:space="preserve"> with multiple ops.</w:t>
      </w: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 </w:t>
            </w:r>
            <w:r w:rsidDel="00000000" w:rsidR="00000000" w:rsidRPr="00000000">
              <w:rPr>
                <w:rFonts w:ascii="Consolas" w:cs="Consolas" w:eastAsia="Consolas" w:hAnsi="Consolas"/>
                <w:color w:val="880000"/>
                <w:sz w:val="18"/>
                <w:szCs w:val="18"/>
                <w:rtl w:val="0"/>
              </w:rPr>
              <w:t xml:space="preserve"># init </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read op </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write op </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and more</w:t>
            </w:r>
            <w:r w:rsidDel="00000000" w:rsidR="00000000" w:rsidRPr="00000000">
              <w:rPr>
                <w:rtl w:val="0"/>
              </w:rPr>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The old way to create a variable is simply call </w:t>
      </w:r>
      <w:r w:rsidDel="00000000" w:rsidR="00000000" w:rsidRPr="00000000">
        <w:rPr>
          <w:rFonts w:ascii="Consolas" w:cs="Consolas" w:eastAsia="Consolas" w:hAnsi="Consolas"/>
          <w:color w:val="666600"/>
          <w:sz w:val="18"/>
          <w:szCs w:val="18"/>
          <w:rtl w:val="0"/>
        </w:rPr>
        <w:t xml:space="preserve">tf.Variable(&lt;initial-value&gt;, name=&lt;optional-name&gt;)</w:t>
      </w: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FE">
      <w:pPr>
        <w:contextualSpacing w:val="0"/>
        <w:rPr>
          <w:ins w:author="Lin Jie" w:id="2" w:date="2018-03-11T03:39:48Z"/>
        </w:rPr>
      </w:pPr>
      <w:ins w:author="Lin Jie" w:id="2" w:date="2018-03-11T03:39:48Z">
        <w:r w:rsidDel="00000000" w:rsidR="00000000" w:rsidRPr="00000000">
          <w:rPr>
            <w:rtl w:val="0"/>
          </w:rPr>
        </w:r>
      </w:ins>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commentRangeStart w:id="0"/>
      <w:commentRangeStart w:id="1"/>
      <w:commentRangeStart w:id="2"/>
      <w:commentRangeStart w:id="3"/>
      <w:commentRangeStart w:id="4"/>
      <w:r w:rsidDel="00000000" w:rsidR="00000000" w:rsidRPr="00000000">
        <w:rPr>
          <w:rtl w:val="0"/>
        </w:rPr>
        <w:t xml:space="preserve">However, this old way is discouraged and TensorFlow recommends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that we use the wrapper tf.get_variable, which allows for easy variable sharing. With tf.get_variable, we can provide variable’s internal name, shape, type, and initializer to give the variable its initial value. Note that when we use tf.constant as an initializer, we don’t need to provide shape.</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10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10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10">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1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"big_matrix"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4">
      <w:pPr>
        <w:pStyle w:val="Heading3"/>
        <w:contextualSpacing w:val="0"/>
        <w:rPr/>
      </w:pPr>
      <w:bookmarkStart w:colFirst="0" w:colLast="0" w:name="_rihbqkpiour6" w:id="13"/>
      <w:bookmarkEnd w:id="13"/>
      <w:r w:rsidDel="00000000" w:rsidR="00000000" w:rsidRPr="00000000">
        <w:rPr>
          <w:rtl w:val="0"/>
        </w:rPr>
        <w:t xml:space="preserve">Initialize variables</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have to initialize a variable before using it</w:t>
      </w:r>
      <w:r w:rsidDel="00000000" w:rsidR="00000000" w:rsidRPr="00000000">
        <w:rPr>
          <w:rFonts w:ascii="EB Garamond" w:cs="EB Garamond" w:eastAsia="EB Garamond" w:hAnsi="EB Garamond"/>
          <w:rtl w:val="0"/>
        </w:rPr>
        <w:t xml:space="preserve">. If you try to evaluate the variables before initializing them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ll run into FailedPreconditionError: Attempting to use uninitialized value. </w:t>
      </w:r>
      <w:r w:rsidDel="00000000" w:rsidR="00000000" w:rsidRPr="00000000">
        <w:rPr>
          <w:rtl w:val="0"/>
        </w:rPr>
        <w:t xml:space="preserve">To get a list of uninitialized variables, you can just print them out:</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report_uninitialized_variables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easiest way is</w:t>
      </w:r>
      <w:r w:rsidDel="00000000" w:rsidR="00000000" w:rsidRPr="00000000">
        <w:rPr>
          <w:rtl w:val="0"/>
        </w:rPr>
        <w:t xml:space="preserve"> </w:t>
      </w:r>
      <w:r w:rsidDel="00000000" w:rsidR="00000000" w:rsidRPr="00000000">
        <w:rPr>
          <w:rFonts w:ascii="EB Garamond" w:cs="EB Garamond" w:eastAsia="EB Garamond" w:hAnsi="EB Garamond"/>
          <w:rtl w:val="0"/>
        </w:rPr>
        <w:t xml:space="preserve">initializ</w:t>
      </w:r>
      <w:r w:rsidDel="00000000" w:rsidR="00000000" w:rsidRPr="00000000">
        <w:rPr>
          <w:rtl w:val="0"/>
        </w:rPr>
        <w:t xml:space="preserve">e </w:t>
      </w:r>
      <w:r w:rsidDel="00000000" w:rsidR="00000000" w:rsidRPr="00000000">
        <w:rPr>
          <w:rFonts w:ascii="EB Garamond" w:cs="EB Garamond" w:eastAsia="EB Garamond" w:hAnsi="EB Garamond"/>
          <w:rtl w:val="0"/>
        </w:rPr>
        <w:t xml:space="preserve">all variables at once</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In this case, you use tf.Session.run() to fetch an initializer op, not a tensor op like we have used it previously.</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initialize only a subset of variables, you use tf.variables_initializer() with a list of variables you want to initialize:</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ins w:author="雷晨阳" w:id="3" w:date="2018-03-12T01:46:20Z"/>
                <w:rPrChange w:author="雷晨阳" w:id="4" w:date="2018-03-12T01:46:20Z">
                  <w:rPr>
                    <w:rFonts w:ascii="Consolas" w:cs="Consolas" w:eastAsia="Consolas" w:hAnsi="Consolas"/>
                    <w:color w:val="666600"/>
                    <w:sz w:val="18"/>
                    <w:szCs w:val="18"/>
                  </w:rPr>
                </w:rPrChange>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ins w:author="雷晨阳" w:id="3" w:date="2018-03-12T01:46:20Z">
              <w:r w:rsidDel="00000000" w:rsidR="00000000" w:rsidRPr="00000000">
                <w:rPr>
                  <w:rtl w:val="0"/>
                </w:rPr>
              </w:r>
            </w:ins>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initialize each variable separately using tf.Variable.initializer</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tc>
      </w:tr>
    </w:tbl>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del w:author="雷晨阳" w:id="3" w:date="2018-03-12T01:46:20Z"/>
        </w:rPr>
      </w:pPr>
      <w:r w:rsidDel="00000000" w:rsidR="00000000" w:rsidRPr="00000000">
        <w:rPr>
          <w:rFonts w:ascii="EB Garamond" w:cs="EB Garamond" w:eastAsia="EB Garamond" w:hAnsi="EB Garamond"/>
          <w:rtl w:val="0"/>
        </w:rPr>
        <w:t xml:space="preserve">Another way to initialize a variable is to </w:t>
      </w:r>
      <w:r w:rsidDel="00000000" w:rsidR="00000000" w:rsidRPr="00000000">
        <w:rPr>
          <w:rtl w:val="0"/>
        </w:rPr>
        <w:t xml:space="preserve">load</w:t>
      </w:r>
      <w:r w:rsidDel="00000000" w:rsidR="00000000" w:rsidRPr="00000000">
        <w:rPr>
          <w:rFonts w:ascii="EB Garamond" w:cs="EB Garamond" w:eastAsia="EB Garamond" w:hAnsi="EB Garamond"/>
          <w:rtl w:val="0"/>
        </w:rPr>
        <w:t xml:space="preserve"> its value</w:t>
      </w:r>
      <w:r w:rsidDel="00000000" w:rsidR="00000000" w:rsidRPr="00000000">
        <w:rPr>
          <w:rtl w:val="0"/>
        </w:rPr>
        <w:t xml:space="preserve"> from a file</w:t>
      </w:r>
      <w:r w:rsidDel="00000000" w:rsidR="00000000" w:rsidRPr="00000000">
        <w:rPr>
          <w:rFonts w:ascii="EB Garamond" w:cs="EB Garamond" w:eastAsia="EB Garamond" w:hAnsi="EB Garamond"/>
          <w:rtl w:val="0"/>
        </w:rPr>
        <w:t xml:space="preserve">. We will talk about it in a few weeks.</w:t>
      </w:r>
      <w:del w:author="雷晨阳" w:id="3" w:date="2018-03-12T01:46:20Z">
        <w:r w:rsidDel="00000000" w:rsidR="00000000" w:rsidRPr="00000000">
          <w:rPr>
            <w:rtl w:val="0"/>
          </w:rPr>
        </w:r>
      </w:del>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pPrChange w:author="雷晨阳" w:id="0" w:date="2018-03-12T01:46:20Z">
          <w:pPr>
            <w:pStyle w:val="Heading3"/>
            <w:contextualSpacing w:val="0"/>
          </w:pPr>
        </w:pPrChange>
      </w:pPr>
      <w:bookmarkStart w:colFirst="0" w:colLast="0" w:name="_d6w0eli4of7c" w:id="14"/>
      <w:bookmarkEnd w:id="14"/>
      <w:r w:rsidDel="00000000" w:rsidR="00000000" w:rsidRPr="00000000">
        <w:rPr>
          <w:rtl w:val="0"/>
        </w:rPr>
        <w:t xml:space="preserve">Evaluate values of variables</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Similar to TensorFlow tensors, to get the value of a variable, we need to fetch it within a session.</w:t>
      </w: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t>
            </w:r>
            <w:r w:rsidDel="00000000" w:rsidR="00000000" w:rsidRPr="00000000">
              <w:rPr>
                <w:rFonts w:ascii="Consolas" w:cs="Consolas" w:eastAsia="Consolas" w:hAnsi="Consolas"/>
                <w:color w:val="880000"/>
                <w:sz w:val="18"/>
                <w:szCs w:val="18"/>
                <w:rtl w:val="0"/>
              </w:rPr>
              <w:t xml:space="preserve">V</w:t>
            </w:r>
            <w:r w:rsidDel="00000000" w:rsidR="00000000" w:rsidRPr="00000000">
              <w:rPr>
                <w:rFonts w:ascii="Consolas" w:cs="Consolas" w:eastAsia="Consolas" w:hAnsi="Consolas"/>
                <w:color w:val="880000"/>
                <w:sz w:val="18"/>
                <w:szCs w:val="18"/>
                <w:rtl w:val="0"/>
              </w:rPr>
              <w:t xml:space="preserve"> is a 784 x 10 variable of random values</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666600"/>
                <w:sz w:val="18"/>
                <w:szCs w:val="18"/>
              </w:rPr>
            </w:pPr>
            <w:r w:rsidDel="00000000" w:rsidR="00000000" w:rsidRPr="00000000">
              <w:rPr>
                <w:rFonts w:ascii="Consolas" w:cs="Consolas" w:eastAsia="Consolas" w:hAnsi="Consolas"/>
                <w:color w:val="000000"/>
                <w:sz w:val="18"/>
                <w:szCs w:val="18"/>
                <w:rtl w:val="0"/>
              </w:rPr>
              <w:t xml:space="preserve">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"normal_matrix"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t xml:space="preserve">You can also get a variable’s value from tf.Variable.eval()</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36">
      <w:pPr>
        <w:pStyle w:val="Heading3"/>
        <w:contextualSpacing w:val="0"/>
        <w:rPr/>
      </w:pPr>
      <w:bookmarkStart w:colFirst="0" w:colLast="0" w:name="_b0u5eg1mxaqo" w:id="15"/>
      <w:bookmarkEnd w:id="15"/>
      <w:r w:rsidDel="00000000" w:rsidR="00000000" w:rsidRPr="00000000">
        <w:rPr>
          <w:rtl w:val="0"/>
        </w:rPr>
        <w:t xml:space="preserve">Assign values to variables</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 can assign a value to a variable using tf.Variable.assign()</w:t>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w:t>
            </w:r>
            <w:r w:rsidDel="00000000" w:rsidR="00000000" w:rsidRPr="00000000">
              <w:rPr>
                <w:rtl w:val="0"/>
              </w:rPr>
            </w:r>
          </w:p>
        </w:tc>
      </w:tr>
    </w:tbl>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Why 10 and not 100? W.assign(100)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assign the value 100 to W, but instead create an assign op to do that. For this op to take effect, we have to run this op in session. </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a9b7c6"/>
                <w:sz w:val="21"/>
                <w:szCs w:val="21"/>
                <w:shd w:fill="2b2b2b" w:val="clear"/>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6666"/>
                <w:sz w:val="18"/>
                <w:szCs w:val="18"/>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assign_op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assign_op)</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100</w:t>
            </w:r>
            <w:r w:rsidDel="00000000" w:rsidR="00000000" w:rsidRPr="00000000">
              <w:rPr>
                <w:rtl w:val="0"/>
              </w:rPr>
            </w:r>
          </w:p>
        </w:tc>
      </w:tr>
    </w:tbl>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Note that we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have initialize W in this case, because assign() does it for us. In fact, the initializer op is </w:t>
      </w:r>
      <w:r w:rsidDel="00000000" w:rsidR="00000000" w:rsidRPr="00000000">
        <w:rPr>
          <w:rtl w:val="0"/>
        </w:rPr>
        <w:t xml:space="preserve">an </w:t>
      </w:r>
      <w:r w:rsidDel="00000000" w:rsidR="00000000" w:rsidRPr="00000000">
        <w:rPr>
          <w:rFonts w:ascii="EB Garamond" w:cs="EB Garamond" w:eastAsia="EB Garamond" w:hAnsi="EB Garamond"/>
          <w:rtl w:val="0"/>
        </w:rPr>
        <w:t xml:space="preserve">assign op that assigns the variable</w:t>
      </w:r>
      <w:r w:rsidDel="00000000" w:rsidR="00000000" w:rsidRPr="00000000">
        <w:rPr>
          <w:rtl w:val="0"/>
        </w:rPr>
        <w:t xml:space="preserve">'</w:t>
      </w:r>
      <w:r w:rsidDel="00000000" w:rsidR="00000000" w:rsidRPr="00000000">
        <w:rPr>
          <w:rFonts w:ascii="EB Garamond" w:cs="EB Garamond" w:eastAsia="EB Garamond" w:hAnsi="EB Garamond"/>
          <w:rtl w:val="0"/>
        </w:rPr>
        <w:t xml:space="preserve">s initial value to the variable itself.</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 the </w:t>
            </w:r>
            <w:hyperlink r:id="rId23">
              <w:r w:rsidDel="00000000" w:rsidR="00000000" w:rsidRPr="00000000">
                <w:rPr>
                  <w:rFonts w:ascii="Consolas" w:cs="Consolas" w:eastAsia="Consolas" w:hAnsi="Consolas"/>
                  <w:color w:val="880000"/>
                  <w:sz w:val="18"/>
                  <w:szCs w:val="18"/>
                  <w:u w:val="single"/>
                  <w:rtl w:val="0"/>
                </w:rPr>
                <w:t xml:space="preserve">source code</w:t>
              </w:r>
            </w:hyperlink>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_initializer_op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state_ops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w:t>
            </w:r>
          </w:p>
        </w:tc>
      </w:tr>
    </w:tbl>
    <w:p w:rsidR="00000000" w:rsidDel="00000000" w:rsidP="00000000" w:rsidRDefault="00000000" w:rsidRPr="00000000" w14:paraId="0000014A">
      <w:pPr>
        <w:pStyle w:val="Heading4"/>
        <w:contextualSpacing w:val="0"/>
        <w:rPr>
          <w:rFonts w:ascii="EB Garamond" w:cs="EB Garamond" w:eastAsia="EB Garamond" w:hAnsi="EB Garamond"/>
        </w:rPr>
      </w:pPr>
      <w:bookmarkStart w:colFirst="0" w:colLast="0" w:name="_tbrgrnkmezxe" w:id="16"/>
      <w:bookmarkEnd w:id="16"/>
      <w:r w:rsidDel="00000000" w:rsidR="00000000" w:rsidRPr="00000000">
        <w:rPr>
          <w:rFonts w:ascii="EB Garamond" w:cs="EB Garamond" w:eastAsia="EB Garamond" w:hAnsi="EB Garamond"/>
          <w:rtl w:val="0"/>
        </w:rPr>
        <w:t xml:space="preserve">Interesting example:</w:t>
      </w: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variable whose original value is 2</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a_times_two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4</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16</w:t>
            </w:r>
            <w:r w:rsidDel="00000000" w:rsidR="00000000" w:rsidRPr="00000000">
              <w:rPr>
                <w:rtl w:val="0"/>
              </w:rPr>
            </w:r>
          </w:p>
        </w:tc>
      </w:tr>
    </w:tbl>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For simple incrementing and decrementing of variables, TensorFlow includes the tf.Variable.assign_add() and tf.Variable.assign_sub() methods. Unlike tf.Variable.assign(), tf.Variable.assign_add() and tf.Variable.assign_sub()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initialize your variables for you because these ops depend on the initial values of the variable.</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18</w:t>
            </w:r>
            <w:r w:rsidDel="00000000" w:rsidR="00000000" w:rsidRPr="00000000">
              <w:rPr>
                <w:rtl w:val="0"/>
              </w:rPr>
            </w:r>
          </w:p>
        </w:tc>
      </w:tr>
    </w:tbl>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Because TensorFlow sessions maintain values separately, each Session can have its own current value for a variable defined in a graph.</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120</w:t>
            </w: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-42</w:t>
            </w:r>
            <w:r w:rsidDel="00000000" w:rsidR="00000000" w:rsidRPr="00000000">
              <w:rPr>
                <w:rtl w:val="0"/>
              </w:rPr>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When you have a variable that depends on another variable, s</w:t>
      </w:r>
      <w:r w:rsidDel="00000000" w:rsidR="00000000" w:rsidRPr="00000000">
        <w:rPr>
          <w:rFonts w:ascii="EB Garamond" w:cs="EB Garamond" w:eastAsia="EB Garamond" w:hAnsi="EB Garamond"/>
          <w:rtl w:val="0"/>
        </w:rPr>
        <w:t xml:space="preserve">uppose you want to declare U = W * 2</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 is a random 700 x </w:t>
            </w:r>
            <w:r w:rsidDel="00000000" w:rsidR="00000000" w:rsidRPr="00000000">
              <w:rPr>
                <w:rFonts w:ascii="Consolas" w:cs="Consolas" w:eastAsia="Consolas" w:hAnsi="Consolas"/>
                <w:color w:val="880000"/>
                <w:sz w:val="18"/>
                <w:szCs w:val="18"/>
                <w:rtl w:val="0"/>
              </w:rPr>
              <w:t xml:space="preserve">10</w:t>
            </w:r>
            <w:r w:rsidDel="00000000" w:rsidR="00000000" w:rsidRPr="00000000">
              <w:rPr>
                <w:rFonts w:ascii="Consolas" w:cs="Consolas" w:eastAsia="Consolas" w:hAnsi="Consolas"/>
                <w:color w:val="880000"/>
                <w:sz w:val="18"/>
                <w:szCs w:val="18"/>
                <w:rtl w:val="0"/>
              </w:rPr>
              <w:t xml:space="preserve"> tensor</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commentRangeStart w:id="5"/>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commentRangeStart w:id="6"/>
      <w:r w:rsidDel="00000000" w:rsidR="00000000" w:rsidRPr="00000000">
        <w:rPr>
          <w:rFonts w:ascii="EB Garamond" w:cs="EB Garamond" w:eastAsia="EB Garamond" w:hAnsi="EB Garamond"/>
          <w:rtl w:val="0"/>
        </w:rPr>
        <w:t xml:space="preserve">In this case</w:t>
      </w:r>
      <w:commentRangeEnd w:id="6"/>
      <w:r w:rsidDel="00000000" w:rsidR="00000000" w:rsidRPr="00000000">
        <w:commentReference w:id="6"/>
      </w:r>
      <w:r w:rsidDel="00000000" w:rsidR="00000000" w:rsidRPr="00000000">
        <w:rPr>
          <w:rFonts w:ascii="EB Garamond" w:cs="EB Garamond" w:eastAsia="EB Garamond" w:hAnsi="EB Garamond"/>
          <w:rtl w:val="0"/>
        </w:rPr>
        <w:t xml:space="preserve">, you should use initialized_value() to make sure that W is initialized before its value is used to initialize </w:t>
      </w:r>
      <w:r w:rsidDel="00000000" w:rsidR="00000000" w:rsidRPr="00000000">
        <w:rPr>
          <w:rtl w:val="0"/>
        </w:rPr>
        <w:t xml:space="preserve">U</w:t>
      </w:r>
      <w:r w:rsidDel="00000000" w:rsidR="00000000" w:rsidRPr="00000000">
        <w:rPr>
          <w:rFonts w:ascii="EB Garamond" w:cs="EB Garamond" w:eastAsia="EB Garamond" w:hAnsi="EB Garamond"/>
          <w:rtl w:val="0"/>
        </w:rPr>
        <w:t xml:space="preserve">.</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color w:val="000000"/>
                <w:sz w:val="18"/>
                <w:szCs w:val="18"/>
                <w:rtl w:val="0"/>
              </w:rPr>
              <w:t xml:space="preserve">tialized_value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tc>
      </w:tr>
    </w:tbl>
    <w:p w:rsidR="00000000" w:rsidDel="00000000" w:rsidP="00000000" w:rsidRDefault="00000000" w:rsidRPr="00000000" w14:paraId="00000171">
      <w:pPr>
        <w:pStyle w:val="Heading2"/>
        <w:contextualSpacing w:val="0"/>
        <w:rPr/>
      </w:pPr>
      <w:bookmarkStart w:colFirst="0" w:colLast="0" w:name="_l7lslidynlo8" w:id="17"/>
      <w:bookmarkEnd w:id="17"/>
      <w:r w:rsidDel="00000000" w:rsidR="00000000" w:rsidRPr="00000000">
        <w:rPr>
          <w:rtl w:val="0"/>
        </w:rPr>
        <w:t xml:space="preserve">6. Interactive Session</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sometimes see InteractiveSession instead of Session. The only difference is an InteractiveSession makes itself the default session so you can call run() or eval() without explicitly call the session. This is convenient in interactive shells and IPython notebooks, as it avoids having to pass an explicit </w:t>
      </w:r>
      <w:r w:rsidDel="00000000" w:rsidR="00000000" w:rsidRPr="00000000">
        <w:rPr>
          <w:rtl w:val="0"/>
        </w:rPr>
        <w:t xml:space="preserve">s</w:t>
      </w:r>
      <w:r w:rsidDel="00000000" w:rsidR="00000000" w:rsidRPr="00000000">
        <w:rPr>
          <w:rFonts w:ascii="EB Garamond" w:cs="EB Garamond" w:eastAsia="EB Garamond" w:hAnsi="EB Garamond"/>
          <w:rtl w:val="0"/>
        </w:rPr>
        <w:t xml:space="preserve">ession object to run ops. However, it is complicated when you have multiple sessions to run.</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InteractiveSession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6.0)</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880000"/>
                <w:sz w:val="18"/>
                <w:szCs w:val="18"/>
                <w:rtl w:val="0"/>
              </w:rPr>
              <w:t xml:space="preserve"># we can use 'c.eval()' without explicitly stating a session</w:t>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tf.get_default_session() returns the default session for the current thread. The returned Session will be the innermost session on which a Session or Session.as_default() context has been entered.</w:t>
      </w:r>
    </w:p>
    <w:p w:rsidR="00000000" w:rsidDel="00000000" w:rsidP="00000000" w:rsidRDefault="00000000" w:rsidRPr="00000000" w14:paraId="0000017C">
      <w:pPr>
        <w:pStyle w:val="Heading2"/>
        <w:contextualSpacing w:val="0"/>
        <w:rPr/>
      </w:pPr>
      <w:bookmarkStart w:colFirst="0" w:colLast="0" w:name="_t7d3bxgrkq0v" w:id="18"/>
      <w:bookmarkEnd w:id="18"/>
      <w:r w:rsidDel="00000000" w:rsidR="00000000" w:rsidRPr="00000000">
        <w:rPr>
          <w:rtl w:val="0"/>
        </w:rPr>
        <w:t xml:space="preserve">7. Control Dependencies</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Sometimes,</w:t>
      </w:r>
      <w:r w:rsidDel="00000000" w:rsidR="00000000" w:rsidRPr="00000000">
        <w:rPr>
          <w:rtl w:val="0"/>
        </w:rPr>
        <w:t xml:space="preserve"> we </w:t>
      </w:r>
      <w:r w:rsidDel="00000000" w:rsidR="00000000" w:rsidRPr="00000000">
        <w:rPr>
          <w:rFonts w:ascii="EB Garamond" w:cs="EB Garamond" w:eastAsia="EB Garamond" w:hAnsi="EB Garamond"/>
          <w:rtl w:val="0"/>
        </w:rPr>
        <w:t xml:space="preserve">have two </w:t>
      </w:r>
      <w:r w:rsidDel="00000000" w:rsidR="00000000" w:rsidRPr="00000000">
        <w:rPr>
          <w:rtl w:val="0"/>
        </w:rPr>
        <w:t xml:space="preserve">or more </w:t>
      </w:r>
      <w:r w:rsidDel="00000000" w:rsidR="00000000" w:rsidRPr="00000000">
        <w:rPr>
          <w:rFonts w:ascii="EB Garamond" w:cs="EB Garamond" w:eastAsia="EB Garamond" w:hAnsi="EB Garamond"/>
          <w:rtl w:val="0"/>
        </w:rPr>
        <w:t xml:space="preserve">independent ops </w:t>
      </w:r>
      <w:r w:rsidDel="00000000" w:rsidR="00000000" w:rsidRPr="00000000">
        <w:rPr>
          <w:rtl w:val="0"/>
        </w:rPr>
        <w:t xml:space="preserve">and</w:t>
      </w:r>
      <w:r w:rsidDel="00000000" w:rsidR="00000000" w:rsidRPr="00000000">
        <w:rPr>
          <w:rFonts w:ascii="EB Garamond" w:cs="EB Garamond" w:eastAsia="EB Garamond" w:hAnsi="EB Garamond"/>
          <w:rtl w:val="0"/>
        </w:rPr>
        <w:t xml:space="preserve"> </w:t>
      </w:r>
      <w:r w:rsidDel="00000000" w:rsidR="00000000" w:rsidRPr="00000000">
        <w:rPr>
          <w:rtl w:val="0"/>
        </w:rPr>
        <w:t xml:space="preserve">we'</w:t>
      </w:r>
      <w:r w:rsidDel="00000000" w:rsidR="00000000" w:rsidRPr="00000000">
        <w:rPr>
          <w:rFonts w:ascii="EB Garamond" w:cs="EB Garamond" w:eastAsia="EB Garamond" w:hAnsi="EB Garamond"/>
          <w:rtl w:val="0"/>
        </w:rPr>
        <w:t xml:space="preserve">d like to specify which ops should be run first</w:t>
      </w:r>
      <w:r w:rsidDel="00000000" w:rsidR="00000000" w:rsidRPr="00000000">
        <w:rPr>
          <w:rtl w:val="0"/>
        </w:rPr>
        <w:t xml:space="preserve">. In this case, we </w:t>
      </w:r>
      <w:r w:rsidDel="00000000" w:rsidR="00000000" w:rsidRPr="00000000">
        <w:rPr>
          <w:rFonts w:ascii="EB Garamond" w:cs="EB Garamond" w:eastAsia="EB Garamond" w:hAnsi="EB Garamond"/>
          <w:rtl w:val="0"/>
        </w:rPr>
        <w:t xml:space="preserve">use tf.Graph.control_dependencies([control_inputs]).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your graph g have 5 ops: a, b, c, d, e</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control_dependencies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 and `e` will only run after `a`, `b`, and `c` have executed.</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83">
      <w:pPr>
        <w:pStyle w:val="Heading2"/>
        <w:contextualSpacing w:val="0"/>
        <w:rPr/>
      </w:pPr>
      <w:bookmarkStart w:colFirst="0" w:colLast="0" w:name="_ldkohn7gjcjc" w:id="19"/>
      <w:bookmarkEnd w:id="19"/>
      <w:r w:rsidDel="00000000" w:rsidR="00000000" w:rsidRPr="00000000">
        <w:rPr>
          <w:rtl w:val="0"/>
        </w:rPr>
        <w:t xml:space="preserve">8. Importing Data</w:t>
      </w:r>
    </w:p>
    <w:p w:rsidR="00000000" w:rsidDel="00000000" w:rsidP="00000000" w:rsidRDefault="00000000" w:rsidRPr="00000000" w14:paraId="00000184">
      <w:pPr>
        <w:pStyle w:val="Heading3"/>
        <w:contextualSpacing w:val="0"/>
        <w:rPr>
          <w:rFonts w:ascii="EB Garamond" w:cs="EB Garamond" w:eastAsia="EB Garamond" w:hAnsi="EB Garamond"/>
        </w:rPr>
      </w:pPr>
      <w:bookmarkStart w:colFirst="0" w:colLast="0" w:name="_fgswg3ykf13r" w:id="20"/>
      <w:bookmarkEnd w:id="20"/>
      <w:r w:rsidDel="00000000" w:rsidR="00000000" w:rsidRPr="00000000">
        <w:rPr>
          <w:rtl w:val="0"/>
        </w:rPr>
        <w:t xml:space="preserve">8.1 </w:t>
      </w:r>
      <w:r w:rsidDel="00000000" w:rsidR="00000000" w:rsidRPr="00000000">
        <w:rPr>
          <w:rtl w:val="0"/>
        </w:rPr>
        <w:t xml:space="preserve">The old way: </w:t>
      </w:r>
      <w:hyperlink r:id="rId24">
        <w:r w:rsidDel="00000000" w:rsidR="00000000" w:rsidRPr="00000000">
          <w:rPr>
            <w:color w:val="1155cc"/>
            <w:u w:val="single"/>
            <w:rtl w:val="0"/>
          </w:rPr>
          <w:t xml:space="preserve">placeholders</w:t>
        </w:r>
      </w:hyperlink>
      <w:r w:rsidDel="00000000" w:rsidR="00000000" w:rsidRPr="00000000">
        <w:rPr>
          <w:rtl w:val="0"/>
        </w:rPr>
        <w:t xml:space="preserve"> and feed_dict</w:t>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Remember from the lecture 1 that a TensorFlow program often has 2 phases:</w:t>
      </w: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assemble a graph </w:t>
            </w:r>
          </w:p>
          <w:p w:rsidR="00000000" w:rsidDel="00000000" w:rsidP="00000000" w:rsidRDefault="00000000" w:rsidRPr="00000000" w14:paraId="00000187">
            <w:pPr>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use</w:t>
            </w:r>
            <w:r w:rsidDel="00000000" w:rsidR="00000000" w:rsidRPr="00000000">
              <w:rPr>
                <w:rFonts w:ascii="Consolas" w:cs="Consolas" w:eastAsia="Consolas" w:hAnsi="Consolas"/>
                <w:color w:val="000000"/>
                <w:sz w:val="18"/>
                <w:szCs w:val="18"/>
                <w:rtl w:val="0"/>
              </w:rPr>
              <w:t xml:space="preserve"> a session to execute operations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evaluate variables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the graph</w:t>
            </w:r>
            <w:r w:rsidDel="00000000" w:rsidR="00000000" w:rsidRPr="00000000">
              <w:rPr>
                <w:rtl w:val="0"/>
              </w:rPr>
            </w:r>
          </w:p>
        </w:tc>
      </w:tr>
    </w:tbl>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w:t>
      </w:r>
      <w:r w:rsidDel="00000000" w:rsidR="00000000" w:rsidRPr="00000000">
        <w:rPr>
          <w:rFonts w:ascii="EB Garamond" w:cs="EB Garamond" w:eastAsia="EB Garamond" w:hAnsi="EB Garamond"/>
          <w:rtl w:val="0"/>
        </w:rPr>
        <w:t xml:space="preserve">e can assemble the graphs first without knowing the values needed for computation. This is equivalent to defining the function of x, y without knowing the values of x, y. For example</w:t>
      </w:r>
      <w:r w:rsidDel="00000000" w:rsidR="00000000" w:rsidRPr="00000000">
        <w:rPr>
          <w:rtl w:val="0"/>
        </w:rPr>
        <w:t xml:space="preserve">:</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m:oMath>
        <m:r>
          <w:rPr/>
          <m:t xml:space="preserve">f(x, y) = 2x + y</m:t>
        </m:r>
      </m:oMath>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m:oMath>
        <m:r>
          <w:rPr/>
          <m:t xml:space="preserve">x, y</m:t>
        </m:r>
      </m:oMath>
      <w:r w:rsidDel="00000000" w:rsidR="00000000" w:rsidRPr="00000000">
        <w:rPr>
          <w:rFonts w:ascii="EB Garamond" w:cs="EB Garamond" w:eastAsia="EB Garamond" w:hAnsi="EB Garamond"/>
          <w:rtl w:val="0"/>
        </w:rPr>
        <w:t xml:space="preserve"> are placeholders for the actual values.</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With the graph assembled, we, or our clients, can later supply their own data when they need to execute the computation.</w:t>
      </w:r>
      <w:r w:rsidDel="00000000" w:rsidR="00000000" w:rsidRPr="00000000">
        <w:rPr>
          <w:rtl w:val="0"/>
        </w:rPr>
        <w:t xml:space="preserve"> </w:t>
      </w:r>
      <w:r w:rsidDel="00000000" w:rsidR="00000000" w:rsidRPr="00000000">
        <w:rPr>
          <w:rFonts w:ascii="EB Garamond" w:cs="EB Garamond" w:eastAsia="EB Garamond" w:hAnsi="EB Garamond"/>
          <w:rtl w:val="0"/>
        </w:rPr>
        <w:t xml:space="preserve">To define a placeholder, we use:</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Dtype, </w:t>
      </w:r>
      <w:r w:rsidDel="00000000" w:rsidR="00000000" w:rsidRPr="00000000">
        <w:rPr>
          <w:rtl w:val="0"/>
        </w:rPr>
        <w:t xml:space="preserve">shape, and name are self-explanatory. The only thing to note here is when you set the shape of the placeholder to None.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means that tensors of any shape will be accepted. Using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is easy to construct graphs, but nightmarish for debugging. You should always define the shape of your placeholders as detailed as possible.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also breaks all following shape inference, which makes many ops not work because they expect certain rank.</w:t>
      </w:r>
      <w:r w:rsidDel="00000000" w:rsidR="00000000" w:rsidRPr="00000000">
        <w:rPr>
          <w:rtl w:val="0"/>
        </w:rPr>
        <w:t xml:space="preserve"> </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a is placeholder for a vector of 3 elements</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r w:rsidDel="00000000" w:rsidR="00000000" w:rsidRPr="00000000">
              <w:rPr>
                <w:rFonts w:ascii="Consolas" w:cs="Consolas" w:eastAsia="Consolas" w:hAnsi="Consolas"/>
                <w:color w:val="880000"/>
                <w:sz w:val="18"/>
                <w:szCs w:val="18"/>
                <w:rtl w:val="0"/>
              </w:rPr>
              <w:t xml:space="preserve"># use the placeholder as you would any tensor</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8">
      <w:pPr>
        <w:contextualSpacing w:val="0"/>
        <w:rPr>
          <w:rFonts w:ascii="EB Garamond" w:cs="EB Garamond" w:eastAsia="EB Garamond" w:hAnsi="EB Garamond"/>
        </w:rPr>
      </w:pPr>
      <w:r w:rsidDel="00000000" w:rsidR="00000000" w:rsidRPr="00000000">
        <w:rPr>
          <w:rtl w:val="0"/>
        </w:rPr>
        <w:t xml:space="preserve">When we try to get the value of c through a session, we will run into an error because to compute the value of c, we need to know the value of a. However, a is just a placeholder with no value. To supplement the value of placeholders, we use a feed_dict, which is basically a dictionary with keys being the placeholders, value being the values of those placeholders.</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c given the value of a is [1, 2, 3]</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r>
            <w:r w:rsidDel="00000000" w:rsidR="00000000" w:rsidRPr="00000000">
              <w:rPr>
                <w:rFonts w:ascii="Consolas" w:cs="Consolas" w:eastAsia="Consolas" w:hAnsi="Consolas"/>
                <w:color w:val="880000"/>
                <w:sz w:val="18"/>
                <w:szCs w:val="18"/>
                <w:rtl w:val="0"/>
              </w:rPr>
              <w:t xml:space="preserve"># [6. 7. 8.]</w:t>
            </w:r>
            <w:r w:rsidDel="00000000" w:rsidR="00000000" w:rsidRPr="00000000">
              <w:rPr>
                <w:rtl w:val="0"/>
              </w:rPr>
            </w:r>
          </w:p>
        </w:tc>
      </w:tr>
    </w:tbl>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how it looks in TensorBoard. </w:t>
      </w:r>
      <w:r w:rsidDel="00000000" w:rsidR="00000000" w:rsidRPr="00000000">
        <w:rPr>
          <w:rtl w:val="0"/>
        </w:rPr>
        <w:t xml:space="preserve">Remember, first write the graph to the log file.</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.get_default_</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and type the following in the terminal:</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tl w:val="0"/>
              </w:rPr>
            </w:r>
          </w:p>
        </w:tc>
      </w:tr>
    </w:tbl>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you can see, placeholder are treated like any other op. 3 is the shape of placeholder.</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430365" cy="1700213"/>
            <wp:effectExtent b="0" l="0" r="0" t="0"/>
            <wp:docPr id="2"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243036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the previous example, we feed one single value to the placeholder. What if we want to feed multiple data points to placeholder</w:t>
      </w:r>
      <w:r w:rsidDel="00000000" w:rsidR="00000000" w:rsidRPr="00000000">
        <w:rPr>
          <w:rtl w:val="0"/>
        </w:rPr>
        <w:t xml:space="preserve">, for example, when we</w:t>
      </w:r>
      <w:r w:rsidDel="00000000" w:rsidR="00000000" w:rsidRPr="00000000">
        <w:rPr>
          <w:rFonts w:ascii="EB Garamond" w:cs="EB Garamond" w:eastAsia="EB Garamond" w:hAnsi="EB Garamond"/>
          <w:rtl w:val="0"/>
        </w:rPr>
        <w:t xml:space="preserve"> run computation through multiple data points in our training or testing set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 can feed as </w:t>
      </w:r>
      <w:r w:rsidDel="00000000" w:rsidR="00000000" w:rsidRPr="00000000">
        <w:rPr>
          <w:rFonts w:ascii="EB Garamond" w:cs="EB Garamond" w:eastAsia="EB Garamond" w:hAnsi="EB Garamond"/>
          <w:rtl w:val="0"/>
        </w:rPr>
        <w:t xml:space="preserve">m</w:t>
      </w:r>
      <w:r w:rsidDel="00000000" w:rsidR="00000000" w:rsidRPr="00000000">
        <w:rPr>
          <w:rFonts w:ascii="EB Garamond" w:cs="EB Garamond" w:eastAsia="EB Garamond" w:hAnsi="EB Garamond"/>
          <w:rtl w:val="0"/>
        </w:rPr>
        <w:t xml:space="preserve">any data points to the placeholder as we want by iterating through the data set and feed in the value one at a time.</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a_value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list_of_a_values:</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a_value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feed values to tensors that aren</w:t>
      </w:r>
      <w:r w:rsidDel="00000000" w:rsidR="00000000" w:rsidRPr="00000000">
        <w:rPr>
          <w:rtl w:val="0"/>
        </w:rPr>
        <w:t xml:space="preserve">'</w:t>
      </w:r>
      <w:r w:rsidDel="00000000" w:rsidR="00000000" w:rsidRPr="00000000">
        <w:rPr>
          <w:rFonts w:ascii="EB Garamond" w:cs="EB Garamond" w:eastAsia="EB Garamond" w:hAnsi="EB Garamond"/>
          <w:rtl w:val="0"/>
        </w:rPr>
        <w:t xml:space="preserve">t placeholders. Any tensors that are feedable can be fed. To check if a tensor is feedable or not, use:</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is_feedable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w:t>
            </w:r>
          </w:p>
        </w:tc>
      </w:tr>
    </w:tbl>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tab/>
              <w:tab/>
              <w:tab/>
            </w:r>
            <w:r w:rsidDel="00000000" w:rsidR="00000000" w:rsidRPr="00000000">
              <w:rPr>
                <w:rFonts w:ascii="Consolas" w:cs="Consolas" w:eastAsia="Consolas" w:hAnsi="Consolas"/>
                <w:color w:val="880000"/>
                <w:sz w:val="18"/>
                <w:szCs w:val="18"/>
                <w:rtl w:val="0"/>
              </w:rPr>
              <w:t xml:space="preserve"># &gt;&gt; 21</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b given the value of a is 15</w:t>
            </w: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r>
            <w:r w:rsidDel="00000000" w:rsidR="00000000" w:rsidRPr="00000000">
              <w:rPr>
                <w:rFonts w:ascii="Consolas" w:cs="Consolas" w:eastAsia="Consolas" w:hAnsi="Consolas"/>
                <w:color w:val="880000"/>
                <w:sz w:val="18"/>
                <w:szCs w:val="18"/>
                <w:rtl w:val="0"/>
              </w:rPr>
              <w:t xml:space="preserve"># &gt;&gt; 45</w:t>
            </w:r>
          </w:p>
        </w:tc>
      </w:tr>
    </w:tbl>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feed_dict can be extremely useful to test your model. </w:t>
      </w:r>
      <w:commentRangeStart w:id="7"/>
      <w:r w:rsidDel="00000000" w:rsidR="00000000" w:rsidRPr="00000000">
        <w:rPr>
          <w:rFonts w:ascii="EB Garamond" w:cs="EB Garamond" w:eastAsia="EB Garamond" w:hAnsi="EB Garamond"/>
          <w:rtl w:val="0"/>
        </w:rPr>
        <w:t xml:space="preserve">When you have a large graph and just want to test out certain parts, you can provide dummy values so TensorFlow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waste time doing unnecessary computations.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BD">
      <w:pPr>
        <w:pStyle w:val="Heading3"/>
        <w:contextualSpacing w:val="0"/>
        <w:rPr/>
      </w:pPr>
      <w:bookmarkStart w:colFirst="0" w:colLast="0" w:name="_s3h7rrnj8doz" w:id="21"/>
      <w:bookmarkEnd w:id="21"/>
      <w:r w:rsidDel="00000000" w:rsidR="00000000" w:rsidRPr="00000000">
        <w:rPr>
          <w:rtl w:val="0"/>
        </w:rPr>
        <w:t xml:space="preserve">8.2 The new way: tf.data</w:t>
      </w:r>
    </w:p>
    <w:p w:rsidR="00000000" w:rsidDel="00000000" w:rsidP="00000000" w:rsidRDefault="00000000" w:rsidRPr="00000000" w14:paraId="000001BE">
      <w:pPr>
        <w:contextualSpacing w:val="0"/>
        <w:rPr/>
      </w:pPr>
      <w:r w:rsidDel="00000000" w:rsidR="00000000" w:rsidRPr="00000000">
        <w:rPr>
          <w:rtl w:val="0"/>
        </w:rPr>
        <w:t xml:space="preserve">This is best to learn with examples, so we will cover it in the next lecture with linear and logistic regression. </w:t>
      </w:r>
      <w:r w:rsidDel="00000000" w:rsidR="00000000" w:rsidRPr="00000000">
        <w:rPr>
          <w:rtl w:val="0"/>
        </w:rPr>
      </w:r>
    </w:p>
    <w:p w:rsidR="00000000" w:rsidDel="00000000" w:rsidP="00000000" w:rsidRDefault="00000000" w:rsidRPr="00000000" w14:paraId="000001BF">
      <w:pPr>
        <w:pStyle w:val="Heading2"/>
        <w:contextualSpacing w:val="0"/>
        <w:rPr>
          <w:rFonts w:ascii="EB Garamond" w:cs="EB Garamond" w:eastAsia="EB Garamond" w:hAnsi="EB Garamond"/>
        </w:rPr>
      </w:pPr>
      <w:bookmarkStart w:colFirst="0" w:colLast="0" w:name="_bzyp35d5oy0" w:id="22"/>
      <w:bookmarkEnd w:id="22"/>
      <w:r w:rsidDel="00000000" w:rsidR="00000000" w:rsidRPr="00000000">
        <w:rPr>
          <w:rtl w:val="0"/>
        </w:rPr>
        <w:t xml:space="preserve">9. The trap of lazy loading</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One of the most common TensorFlow non-bug bugs I see</w:t>
      </w:r>
      <w:r w:rsidDel="00000000" w:rsidR="00000000" w:rsidRPr="00000000">
        <w:rPr>
          <w:rtl w:val="0"/>
        </w:rPr>
        <w:t xml:space="preserve"> </w:t>
      </w:r>
      <w:r w:rsidDel="00000000" w:rsidR="00000000" w:rsidRPr="00000000">
        <w:rPr>
          <w:rFonts w:ascii="EB Garamond" w:cs="EB Garamond" w:eastAsia="EB Garamond" w:hAnsi="EB Garamond"/>
          <w:rtl w:val="0"/>
        </w:rPr>
        <w:t xml:space="preserve">is wh</w:t>
      </w:r>
      <w:r w:rsidDel="00000000" w:rsidR="00000000" w:rsidRPr="00000000">
        <w:rPr>
          <w:rtl w:val="0"/>
        </w:rPr>
        <w:t xml:space="preserve">at</w:t>
      </w:r>
      <w:r w:rsidDel="00000000" w:rsidR="00000000" w:rsidRPr="00000000">
        <w:rPr>
          <w:rFonts w:ascii="EB Garamond" w:cs="EB Garamond" w:eastAsia="EB Garamond" w:hAnsi="EB Garamond"/>
          <w:rtl w:val="0"/>
        </w:rPr>
        <w:t xml:space="preserve"> my friend Danija</w:t>
      </w:r>
      <w:r w:rsidDel="00000000" w:rsidR="00000000" w:rsidRPr="00000000">
        <w:rPr>
          <w:rtl w:val="0"/>
        </w:rPr>
        <w:t xml:space="preserve">r</w:t>
      </w:r>
      <w:r w:rsidDel="00000000" w:rsidR="00000000" w:rsidRPr="00000000">
        <w:rPr>
          <w:rFonts w:ascii="EB Garamond" w:cs="EB Garamond" w:eastAsia="EB Garamond" w:hAnsi="EB Garamond"/>
          <w:rtl w:val="0"/>
        </w:rPr>
        <w:t xml:space="preserve"> and I call “lazy loading”. Lazy loading is a term that refers to a programming pattern when you defer declaring/initializing an object until it is loaded. In the context of TensorFlow, it means you defer creating an op until you need to compute it. For example, this is normal loading: you create the op z when you assemble the graph.</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'graphs/normal_loading'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is what happens when someone decides to be clever and use lazy loading to save one line of code:</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'graphs/lazy_loading'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the graphs for them on TensorBoard. </w:t>
      </w:r>
      <w:r w:rsidDel="00000000" w:rsidR="00000000" w:rsidRPr="00000000">
        <w:rPr>
          <w:rtl w:val="0"/>
        </w:rPr>
        <w:t xml:space="preserve">Note that you can open Tensorboard with logdir=</w:t>
      </w:r>
      <w:r w:rsidDel="00000000" w:rsidR="00000000" w:rsidRPr="00000000">
        <w:rPr>
          <w:rtl w:val="0"/>
        </w:rPr>
        <w:t xml:space="preserve">’graphs’</w:t>
      </w:r>
      <w:r w:rsidDel="00000000" w:rsidR="00000000" w:rsidRPr="00000000">
        <w:rPr>
          <w:rtl w:val="0"/>
        </w:rPr>
        <w:t xml:space="preserve"> and you can easily switch between normal_loading graph and lazy_loading graph.</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They seem ostensibly similar. The first graph is normal loading, and the second is lazy loading.</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119563" cy="1247752"/>
            <wp:effectExtent b="0" l="0" r="0" t="0"/>
            <wp:docPr id="5"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4119563" cy="1247752"/>
                    </a:xfrm>
                    <a:prstGeom prst="rect"/>
                    <a:ln/>
                  </pic:spPr>
                </pic:pic>
              </a:graphicData>
            </a:graphic>
          </wp:inline>
        </w:drawing>
      </w:r>
      <w:r w:rsidDel="00000000" w:rsidR="00000000" w:rsidRPr="00000000">
        <w:rPr/>
        <w:drawing>
          <wp:inline distB="114300" distT="114300" distL="114300" distR="114300">
            <wp:extent cx="4170430" cy="1281113"/>
            <wp:effectExtent b="0" l="0" r="0" t="0"/>
            <wp:docPr id="9"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417043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look at the graph definition. Remember that to print out the graph definition, we use:</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protobuf for the graph in normal loading has only 1 node “Add”:</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"x/read"</w:t>
            </w: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"y/read"</w:t>
            </w: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On the other hand, the protobuf for the graph in lazy loading has 10 copies of the node “Add”. It adds a new node “Add” every time you want to compute z!</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"x_1/read"</w:t>
            </w: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"y_1/read"</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"Add_10"</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probably think: “This is stupid. Why would I want to compute the same value more than once?” and think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a bug that nobody will ever commit. It happens more often than you think. For example, you might want to compute the same loss function or make the same prediction</w:t>
      </w:r>
      <w:r w:rsidDel="00000000" w:rsidR="00000000" w:rsidRPr="00000000">
        <w:rPr>
          <w:rtl w:val="0"/>
        </w:rPr>
        <w:t xml:space="preserve"> every batch of training sample</w:t>
      </w:r>
      <w:r w:rsidDel="00000000" w:rsidR="00000000" w:rsidRPr="00000000">
        <w:rPr>
          <w:rFonts w:ascii="EB Garamond" w:cs="EB Garamond" w:eastAsia="EB Garamond" w:hAnsi="EB Garamond"/>
          <w:rtl w:val="0"/>
        </w:rPr>
        <w:t xml:space="preserve">s. </w:t>
      </w:r>
      <w:r w:rsidDel="00000000" w:rsidR="00000000" w:rsidRPr="00000000">
        <w:rPr>
          <w:rtl w:val="0"/>
        </w:rPr>
        <w:t xml:space="preserve">If you aren’t careful</w:t>
      </w:r>
      <w:r w:rsidDel="00000000" w:rsidR="00000000" w:rsidRPr="00000000">
        <w:rPr>
          <w:rFonts w:ascii="EB Garamond" w:cs="EB Garamond" w:eastAsia="EB Garamond" w:hAnsi="EB Garamond"/>
          <w:rtl w:val="0"/>
        </w:rPr>
        <w:t xml:space="preserve">, </w:t>
      </w:r>
      <w:r w:rsidDel="00000000" w:rsidR="00000000" w:rsidRPr="00000000">
        <w:rPr>
          <w:rtl w:val="0"/>
        </w:rPr>
        <w:t xml:space="preserve">you can add </w:t>
      </w:r>
      <w:r w:rsidDel="00000000" w:rsidR="00000000" w:rsidRPr="00000000">
        <w:rPr>
          <w:rFonts w:ascii="EB Garamond" w:cs="EB Garamond" w:eastAsia="EB Garamond" w:hAnsi="EB Garamond"/>
          <w:rtl w:val="0"/>
        </w:rPr>
        <w:t xml:space="preserve">thousands of unnecessary nodes to your graph. Your graph definition becomes bloated, slow to load and expensive to pass around.</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There are two ways to avoid this bug. First, always separate the definition of ops and their execution when you can. But when it is not possible because you want to group related ops into classes, you can use Python property to ensure that your function is only loaded once when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first called. This is not a Python course so I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dig into how to do it. But if you want to know, check out </w:t>
      </w:r>
      <w:hyperlink r:id="rId28">
        <w:r w:rsidDel="00000000" w:rsidR="00000000" w:rsidRPr="00000000">
          <w:rPr>
            <w:rFonts w:ascii="EB Garamond" w:cs="EB Garamond" w:eastAsia="EB Garamond" w:hAnsi="EB Garamond"/>
            <w:color w:val="1155cc"/>
            <w:u w:val="single"/>
            <w:rtl w:val="0"/>
          </w:rPr>
          <w:t xml:space="preserve">this wonderful blog post</w:t>
        </w:r>
      </w:hyperlink>
      <w:r w:rsidDel="00000000" w:rsidR="00000000" w:rsidRPr="00000000">
        <w:rPr>
          <w:rFonts w:ascii="EB Garamond" w:cs="EB Garamond" w:eastAsia="EB Garamond" w:hAnsi="EB Garamond"/>
          <w:rtl w:val="0"/>
        </w:rPr>
        <w:t xml:space="preserve"> by Danijar Hafner.</w:t>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 Tang" w:id="5" w:date="2018-01-20T14:06:28Z">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this will work too, what's the difference here?</w:t>
      </w:r>
    </w:p>
  </w:comment>
  <w:comment w:author="stan liu" w:id="7" w:date="2018-03-08T01:28:24Z">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actually understand it. Can some one elaborate or explain it to me?</w:t>
      </w:r>
    </w:p>
  </w:comment>
  <w:comment w:author="Laurence Moroney" w:id="0" w:date="2018-01-17T06:00:23Z">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Lots of the examples later in this doc use tf.Variable(something) -- might need to change</w:t>
      </w:r>
    </w:p>
  </w:comment>
  <w:comment w:author="Kong sea" w:id="1" w:date="2018-01-17T11:48:55Z">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try to change them.</w:t>
      </w:r>
    </w:p>
  </w:comment>
  <w:comment w:author="Chip Huyen" w:id="2" w:date="2018-01-17T18:02:54Z">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tell me what they are? thanks</w:t>
      </w:r>
    </w:p>
  </w:comment>
  <w:comment w:author="Elie GAKUBA" w:id="3" w:date="2018-01-23T08:36:45Z">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Laurence meant something like W = tf.Variable(10), but I think this was deliberate from the instructors since the syntax was used to prove the .assign() method.</w:t>
      </w:r>
    </w:p>
  </w:comment>
  <w:comment w:author="stan liu" w:id="4" w:date="2018-03-08T01:25:45Z">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get_variable works the same. I used code checking it already</w:t>
      </w:r>
    </w:p>
  </w:comment>
  <w:comment w:author="Zhujun Zhang" w:id="6" w:date="2018-01-19T05:39:32Z">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looks very complicated in TensorBoard.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Buduma. </w:t>
      </w:r>
      <w:r w:rsidDel="00000000" w:rsidR="00000000" w:rsidRPr="00000000">
        <w:rPr>
          <w:i w:val="1"/>
          <w:sz w:val="20"/>
          <w:szCs w:val="20"/>
          <w:rtl w:val="0"/>
        </w:rPr>
        <w:t xml:space="preserve">Fundamentals of Deep Learning</w:t>
      </w:r>
      <w:r w:rsidDel="00000000" w:rsidR="00000000" w:rsidRPr="00000000">
        <w:rPr>
          <w:sz w:val="20"/>
          <w:szCs w:val="20"/>
          <w:rtl w:val="0"/>
        </w:rPr>
        <w:t xml:space="preserve">. O’Reilly, 2017</w:t>
      </w:r>
    </w:p>
  </w:footnote>
  <w:footnote w:id="1">
    <w:p w:rsidR="00000000" w:rsidDel="00000000" w:rsidP="00000000" w:rsidRDefault="00000000" w:rsidRPr="00000000" w14:paraId="0000020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Abrahams, </w:t>
      </w:r>
      <w:r w:rsidDel="00000000" w:rsidR="00000000" w:rsidRPr="00000000">
        <w:rPr>
          <w:i w:val="1"/>
          <w:sz w:val="20"/>
          <w:szCs w:val="20"/>
          <w:rtl w:val="0"/>
        </w:rPr>
        <w:t xml:space="preserve">TensorFlow for Machine Intelligence</w:t>
      </w:r>
      <w:r w:rsidDel="00000000" w:rsidR="00000000" w:rsidRPr="00000000">
        <w:rPr>
          <w:sz w:val="20"/>
          <w:szCs w:val="20"/>
          <w:rtl w:val="0"/>
        </w:rPr>
        <w:t xml:space="preserve">. Bleeding Edge Press, 2016.</w:t>
      </w:r>
    </w:p>
  </w:footnote>
  <w:footnote w:id="2">
    <w:p w:rsidR="00000000" w:rsidDel="00000000" w:rsidP="00000000" w:rsidRDefault="00000000" w:rsidRPr="00000000" w14:paraId="0000020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Maybe.</w:t>
      </w:r>
    </w:p>
  </w:footnote>
  <w:footnote w:id="3">
    <w:p w:rsidR="00000000" w:rsidDel="00000000" w:rsidP="00000000" w:rsidRDefault="00000000" w:rsidRPr="00000000" w14:paraId="0000020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might have made this term up</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EB Garamond" w:cs="EB Garamond" w:eastAsia="EB Garamond" w:hAnsi="EB Garamond"/>
      <w:sz w:val="32"/>
      <w:szCs w:val="32"/>
    </w:rPr>
  </w:style>
  <w:style w:type="paragraph" w:styleId="Heading3">
    <w:name w:val="heading 3"/>
    <w:basedOn w:val="Normal"/>
    <w:next w:val="Normal"/>
    <w:pPr>
      <w:keepNext w:val="1"/>
      <w:keepLines w:val="1"/>
      <w:spacing w:after="80" w:before="320" w:lineRule="auto"/>
    </w:pPr>
    <w:rPr>
      <w:rFonts w:ascii="EB Garamond" w:cs="EB Garamond" w:eastAsia="EB Garamond" w:hAnsi="EB Garamond"/>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api_docs/python/tf/DType" TargetMode="External"/><Relationship Id="rId22" Type="http://schemas.openxmlformats.org/officeDocument/2006/relationships/hyperlink" Target="https://developers.google.com/protocol-buffers/" TargetMode="External"/><Relationship Id="rId21" Type="http://schemas.openxmlformats.org/officeDocument/2006/relationships/image" Target="media/image9.jpg"/><Relationship Id="rId24" Type="http://schemas.openxmlformats.org/officeDocument/2006/relationships/hyperlink" Target="https://www.tensorflow.org/api_docs/python/tf/placeholder" TargetMode="External"/><Relationship Id="rId23" Type="http://schemas.openxmlformats.org/officeDocument/2006/relationships/hyperlink" Target="https://github.com/tensorflow/tensorflow/blob/master/tensorflow/python/ops/variables.p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tensorflow.org/how_tos/summaries_and_tensorboard/" TargetMode="External"/><Relationship Id="rId26" Type="http://schemas.openxmlformats.org/officeDocument/2006/relationships/image" Target="media/image13.jpg"/><Relationship Id="rId25" Type="http://schemas.openxmlformats.org/officeDocument/2006/relationships/image" Target="media/image10.jpg"/><Relationship Id="rId28" Type="http://schemas.openxmlformats.org/officeDocument/2006/relationships/hyperlink" Target="http://danijar.com/structuring-your-tensorflow-models/" TargetMode="External"/><Relationship Id="rId27" Type="http://schemas.openxmlformats.org/officeDocument/2006/relationships/image" Target="media/image18.jp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www.tensorflow.org/how_tos/summaries_and_tensorboard/" TargetMode="External"/><Relationship Id="rId11" Type="http://schemas.openxmlformats.org/officeDocument/2006/relationships/image" Target="media/image16.jpg"/><Relationship Id="rId10" Type="http://schemas.openxmlformats.org/officeDocument/2006/relationships/hyperlink" Target="https://www.tensorflow.org/how_tos/summaries_and_tensorboard/" TargetMode="External"/><Relationship Id="rId13" Type="http://schemas.openxmlformats.org/officeDocument/2006/relationships/image" Target="media/image11.jpg"/><Relationship Id="rId12" Type="http://schemas.openxmlformats.org/officeDocument/2006/relationships/hyperlink" Target="http://localhost:6006/" TargetMode="External"/><Relationship Id="rId15" Type="http://schemas.openxmlformats.org/officeDocument/2006/relationships/image" Target="media/image14.jpg"/><Relationship Id="rId14" Type="http://schemas.openxmlformats.org/officeDocument/2006/relationships/image" Target="media/image12.jpg"/><Relationship Id="rId17" Type="http://schemas.openxmlformats.org/officeDocument/2006/relationships/hyperlink" Target="https://www.tensorflow.org/api_guides/python/math_ops" TargetMode="External"/><Relationship Id="rId16" Type="http://schemas.openxmlformats.org/officeDocument/2006/relationships/hyperlink" Target="https://www.tensorflow.org/api_guides/python/constant_op" TargetMode="External"/><Relationship Id="rId19" Type="http://schemas.openxmlformats.org/officeDocument/2006/relationships/image" Target="media/image17.jpg"/><Relationship Id="rId18" Type="http://schemas.openxmlformats.org/officeDocument/2006/relationships/hyperlink" Target="https://www.tensorflow.org/api_docs/python/tf/div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