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7">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8">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9">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10">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2">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3">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4">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5">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6">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7">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8">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9">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20">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commentRangeStart w:id="0"/>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6.jpg"/>
            <a:graphic>
              <a:graphicData uri="http://schemas.openxmlformats.org/drawingml/2006/picture">
                <pic:pic>
                  <pic:nvPicPr>
                    <pic:cNvPr id="0" name="image36.jpg"/>
                    <pic:cNvPicPr preferRelativeResize="0"/>
                  </pic:nvPicPr>
                  <pic:blipFill>
                    <a:blip r:embed="rId26"/>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7">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9.jpg"/>
            <a:graphic>
              <a:graphicData uri="http://schemas.openxmlformats.org/drawingml/2006/picture">
                <pic:pic>
                  <pic:nvPicPr>
                    <pic:cNvPr id="0" name="image39.jpg"/>
                    <pic:cNvPicPr preferRelativeResize="0"/>
                  </pic:nvPicPr>
                  <pic:blipFill>
                    <a:blip r:embed="rId28"/>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30">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76200</wp:posOffset>
            </wp:positionV>
            <wp:extent cx="2885947" cy="3119438"/>
            <wp:effectExtent b="0" l="0" r="0" t="0"/>
            <wp:wrapSquare wrapText="bothSides" distB="114300" distT="114300" distL="114300" distR="114300"/>
            <wp:docPr id="12"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4">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w:t>
            </w:r>
            <w:commentRangeStart w:id="1"/>
            <w:r w:rsidDel="00000000" w:rsidR="00000000" w:rsidRPr="00000000">
              <w:rPr>
                <w:rFonts w:ascii="Consolas" w:cs="Consolas" w:eastAsia="Consolas" w:hAnsi="Consolas"/>
                <w:color w:val="000000"/>
                <w:sz w:val="18"/>
                <w:szCs w:val="18"/>
                <w:shd w:fill="fdfdfd" w:val="clear"/>
                <w:rtl w:val="0"/>
              </w:rPr>
              <w:t xml:space="preserve">scope</w:t>
            </w:r>
            <w:commentRangeEnd w:id="1"/>
            <w:r w:rsidDel="00000000" w:rsidR="00000000" w:rsidRPr="00000000">
              <w:commentReference w:id="1"/>
            </w:r>
            <w:r w:rsidDel="00000000" w:rsidR="00000000" w:rsidRPr="00000000">
              <w:rPr>
                <w:rFonts w:ascii="Consolas" w:cs="Consolas" w:eastAsia="Consolas" w:hAnsi="Consolas"/>
                <w:color w:val="000000"/>
                <w:sz w:val="18"/>
                <w:szCs w:val="18"/>
                <w:shd w:fill="fdfdfd" w:val="clear"/>
                <w:rtl w:val="0"/>
              </w:rPr>
              <w:t xml:space="preserve">:</w:t>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8B">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C">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commentRangeStart w:id="2"/>
            <w:commentRangeStart w:id="3"/>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7">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8">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A">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B">
      <w:pPr>
        <w:contextualSpacing w:val="0"/>
        <w:rPr>
          <w:color w:val="111111"/>
          <w:shd w:fill="fdfdfd" w:val="clear"/>
        </w:rPr>
      </w:pPr>
      <w:r w:rsidDel="00000000" w:rsidR="00000000" w:rsidRPr="00000000">
        <w:rPr>
          <w:rtl w:val="0"/>
        </w:rPr>
      </w:r>
    </w:p>
    <w:p w:rsidR="00000000" w:rsidDel="00000000" w:rsidP="00000000" w:rsidRDefault="00000000" w:rsidRPr="00000000" w14:paraId="0000019C">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D">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E">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F">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4">
      <w:pPr>
        <w:contextualSpacing w:val="0"/>
        <w:rPr>
          <w:color w:val="212121"/>
          <w:shd w:fill="fdfdfd" w:val="clear"/>
        </w:rPr>
      </w:pPr>
      <w:r w:rsidDel="00000000" w:rsidR="00000000" w:rsidRPr="00000000">
        <w:rPr>
          <w:rtl w:val="0"/>
        </w:rPr>
      </w:r>
    </w:p>
    <w:p w:rsidR="00000000" w:rsidDel="00000000" w:rsidP="00000000" w:rsidRDefault="00000000" w:rsidRPr="00000000" w14:paraId="000001A5">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6">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8">
      <w:pPr>
        <w:contextualSpacing w:val="0"/>
        <w:rPr>
          <w:color w:val="212121"/>
          <w:shd w:fill="fdfdfd" w:val="clear"/>
        </w:rPr>
      </w:pPr>
      <w:r w:rsidDel="00000000" w:rsidR="00000000" w:rsidRPr="00000000">
        <w:rPr>
          <w:rtl w:val="0"/>
        </w:rPr>
      </w:r>
    </w:p>
    <w:p w:rsidR="00000000" w:rsidDel="00000000" w:rsidP="00000000" w:rsidRDefault="00000000" w:rsidRPr="00000000" w14:paraId="000001A9">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A">
      <w:pPr>
        <w:contextualSpacing w:val="0"/>
        <w:rPr>
          <w:color w:val="212121"/>
          <w:shd w:fill="fdfdfd" w:val="clear"/>
        </w:rPr>
      </w:pPr>
      <w:r w:rsidDel="00000000" w:rsidR="00000000" w:rsidRPr="00000000">
        <w:rPr>
          <w:rtl w:val="0"/>
        </w:rPr>
      </w:r>
    </w:p>
    <w:p w:rsidR="00000000" w:rsidDel="00000000" w:rsidP="00000000" w:rsidRDefault="00000000" w:rsidRPr="00000000" w14:paraId="000001AB">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C">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D">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7">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E">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F">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6">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color w:val="111111"/>
          <w:shd w:fill="fdfdfd" w:val="clear"/>
        </w:rPr>
      </w:pPr>
      <w:ins w:author="Wei Song" w:id="0" w:date="2018-03-04T07:35:17Z">
        <w:del w:author="许涵博" w:id="1" w:date="2018-03-07T13:13:48Z">
          <w:r w:rsidDel="00000000" w:rsidR="00000000" w:rsidRPr="00000000">
            <w:rPr>
              <w:color w:val="111111"/>
              <w:shd w:fill="fdfdfd" w:val="clear"/>
              <w:rtl w:val="0"/>
            </w:rPr>
            <w:delText xml:space="preserve">d</w:delText>
          </w:r>
        </w:del>
      </w:ins>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E">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F">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E1">
      <w:pPr>
        <w:contextualSpacing w:val="0"/>
        <w:rPr>
          <w:color w:val="111111"/>
          <w:shd w:fill="fdfdfd" w:val="clear"/>
        </w:rPr>
      </w:pPr>
      <w:r w:rsidDel="00000000" w:rsidR="00000000" w:rsidRPr="00000000">
        <w:rPr>
          <w:rtl w:val="0"/>
        </w:rPr>
      </w:r>
    </w:p>
    <w:p w:rsidR="00000000" w:rsidDel="00000000" w:rsidP="00000000" w:rsidRDefault="00000000" w:rsidRPr="00000000" w14:paraId="000001E2">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w:t>
      </w:r>
      <w:ins w:author="Dejan Pecevski" w:id="2" w:date="2018-03-10T22:23:48Z">
        <w:r w:rsidDel="00000000" w:rsidR="00000000" w:rsidRPr="00000000">
          <w:rPr>
            <w:color w:val="111111"/>
            <w:shd w:fill="fdfdfd" w:val="clear"/>
            <w:rtl w:val="0"/>
          </w:rPr>
          <w:t xml:space="preserve"> </w:t>
        </w:r>
        <w:del w:author="Anonymous" w:id="3" w:date="2018-03-11T05:25:09Z">
          <w:r w:rsidDel="00000000" w:rsidR="00000000" w:rsidRPr="00000000">
            <w:rPr>
              <w:color w:val="111111"/>
              <w:shd w:fill="fdfdfd" w:val="clear"/>
              <w:rtl w:val="0"/>
            </w:rPr>
            <w:delText xml:space="preserve">aww</w:delText>
          </w:r>
        </w:del>
      </w:ins>
      <w:r w:rsidDel="00000000" w:rsidR="00000000" w:rsidRPr="00000000">
        <w:rPr>
          <w:color w:val="111111"/>
          <w:shd w:fill="fdfdfd" w:val="clear"/>
          <w:rtl w:val="0"/>
        </w:rPr>
        <w:t xml:space="preserve">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E3">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7">
      <w:pPr>
        <w:contextualSpacing w:val="0"/>
        <w:rPr>
          <w:color w:val="111111"/>
          <w:shd w:fill="fdfdfd" w:val="clear"/>
        </w:rPr>
      </w:pPr>
      <w:r w:rsidDel="00000000" w:rsidR="00000000" w:rsidRPr="00000000">
        <w:rPr>
          <w:rtl w:val="0"/>
        </w:rPr>
      </w:r>
    </w:p>
    <w:p w:rsidR="00000000" w:rsidDel="00000000" w:rsidP="00000000" w:rsidRDefault="00000000" w:rsidRPr="00000000" w14:paraId="000001E8">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E">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F">
      <w:pPr>
        <w:contextualSpacing w:val="0"/>
        <w:rPr>
          <w:color w:val="111111"/>
          <w:shd w:fill="fdfdfd" w:val="clear"/>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21">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9">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8.jpg"/>
            <a:graphic>
              <a:graphicData uri="http://schemas.openxmlformats.org/drawingml/2006/picture">
                <pic:pic>
                  <pic:nvPicPr>
                    <pic:cNvPr id="0" name="image38.jpg"/>
                    <pic:cNvPicPr preferRelativeResize="0"/>
                  </pic:nvPicPr>
                  <pic:blipFill>
                    <a:blip r:embed="rId42"/>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7.jpg"/>
            <a:graphic>
              <a:graphicData uri="http://schemas.openxmlformats.org/drawingml/2006/picture">
                <pic:pic>
                  <pic:nvPicPr>
                    <pic:cNvPr id="0" name="image37.jpg"/>
                    <pic:cNvPicPr preferRelativeResize="0"/>
                  </pic:nvPicPr>
                  <pic:blipFill>
                    <a:blip r:embed="rId43"/>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4">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5">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F">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80">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81">
      <w:pPr>
        <w:contextualSpacing w:val="0"/>
        <w:rPr/>
      </w:pPr>
      <w:r w:rsidDel="00000000" w:rsidR="00000000" w:rsidRPr="00000000">
        <w:rPr>
          <w:rtl w:val="0"/>
        </w:rPr>
      </w:r>
    </w:p>
    <w:p w:rsidR="00000000" w:rsidDel="00000000" w:rsidP="00000000" w:rsidRDefault="00000000" w:rsidRPr="00000000" w14:paraId="00000282">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83">
      <w:pPr>
        <w:contextualSpacing w:val="0"/>
        <w:rPr/>
      </w:pPr>
      <w:r w:rsidDel="00000000" w:rsidR="00000000" w:rsidRPr="00000000">
        <w:rPr/>
        <w:drawing>
          <wp:inline distB="114300" distT="114300" distL="114300" distR="114300">
            <wp:extent cx="3795713" cy="2906431"/>
            <wp:effectExtent b="0" l="0" r="0" t="0"/>
            <wp:docPr id="1" name="image6.jpg"/>
            <a:graphic>
              <a:graphicData uri="http://schemas.openxmlformats.org/drawingml/2006/picture">
                <pic:pic>
                  <pic:nvPicPr>
                    <pic:cNvPr id="0" name="image6.jpg"/>
                    <pic:cNvPicPr preferRelativeResize="0"/>
                  </pic:nvPicPr>
                  <pic:blipFill>
                    <a:blip r:embed="rId45"/>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6">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A">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D">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1">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92">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B">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contextualSpacing w:val="0"/>
        <w:rPr/>
      </w:pPr>
      <w:r w:rsidDel="00000000" w:rsidR="00000000" w:rsidRPr="00000000">
        <w:rPr/>
        <w:drawing>
          <wp:inline distB="114300" distT="114300" distL="114300" distR="114300">
            <wp:extent cx="5943600" cy="3632200"/>
            <wp:effectExtent b="0" l="0" r="0" t="0"/>
            <wp:docPr id="14"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Yang" w:id="0" w:date="2018-03-08T21:53:20Z">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SKIP_GRAM, we want to minimize the mean of the loss generated by each individual context word, right? This loss here is only measuring between the center word and the target words. The SKIP_WINDOW parameter plays no role here, nor in generating "target_words". Only [BATCH_SIZE, 1] target_words were generated. Shouldn't it be [BATCH_SIZE, SKIP_WINDOW] number of target_words?</w:t>
      </w:r>
    </w:p>
  </w:comment>
  <w:comment w:author="Malek H. Altakrori" w:id="2" w:date="2018-02-16T00:10:27Z">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h1 be proceeded with an activation/non-linearity before passing it to h2?</w:t>
      </w:r>
    </w:p>
  </w:comment>
  <w:comment w:author="Nhân Nguyễn Thành" w:id="3" w:date="2018-02-21T15:40:40Z">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but I think the code is just for demonstration purpose.</w:t>
      </w:r>
    </w:p>
  </w:comment>
  <w:comment w:author="Srinivas Raman" w:id="1" w:date="2018-02-13T18:44:06Z">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these lines repeated below?</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logits1 = two_hidden_layers(x1)</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here it is logits1 = two_hidden_layers_2(x1).</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redundant or am I missing something?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20" Type="http://schemas.openxmlformats.org/officeDocument/2006/relationships/hyperlink" Target="http://mccormickml.com/2016/04/19/word2vec-tutorial-the-skip-gram-model/" TargetMode="External"/><Relationship Id="rId42" Type="http://schemas.openxmlformats.org/officeDocument/2006/relationships/image" Target="media/image38.jpg"/><Relationship Id="rId41" Type="http://schemas.openxmlformats.org/officeDocument/2006/relationships/image" Target="media/image30.png"/><Relationship Id="rId22" Type="http://schemas.openxmlformats.org/officeDocument/2006/relationships/hyperlink" Target="https://github.com/tensorflow/tensorflow/blob/master/tensorflow/python/ops/nn_impl.py" TargetMode="External"/><Relationship Id="rId44" Type="http://schemas.openxmlformats.org/officeDocument/2006/relationships/hyperlink" Target="https://github.com/tensorflow/tensorflow/blob/master/tensorflow/g3doc/api_docs/python/functions_and_classes/shard5/tf.summary.image.md" TargetMode="External"/><Relationship Id="rId21" Type="http://schemas.openxmlformats.org/officeDocument/2006/relationships/image" Target="media/image16.png"/><Relationship Id="rId43" Type="http://schemas.openxmlformats.org/officeDocument/2006/relationships/image" Target="media/image37.jpg"/><Relationship Id="rId24" Type="http://schemas.openxmlformats.org/officeDocument/2006/relationships/image" Target="media/image33.jpg"/><Relationship Id="rId46" Type="http://schemas.openxmlformats.org/officeDocument/2006/relationships/image" Target="media/image34.jpg"/><Relationship Id="rId23" Type="http://schemas.openxmlformats.org/officeDocument/2006/relationships/image" Target="media/image7.jpg"/><Relationship Id="rId45"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xiv.org/pdf/1301.3781.pdf" TargetMode="External"/><Relationship Id="rId26" Type="http://schemas.openxmlformats.org/officeDocument/2006/relationships/image" Target="media/image36.jpg"/><Relationship Id="rId25" Type="http://schemas.openxmlformats.org/officeDocument/2006/relationships/image" Target="media/image35.jpg"/><Relationship Id="rId28" Type="http://schemas.openxmlformats.org/officeDocument/2006/relationships/image" Target="media/image39.jpg"/><Relationship Id="rId27" Type="http://schemas.openxmlformats.org/officeDocument/2006/relationships/hyperlink" Target="http://colah.github.io/posts/2014-10-Visualizing-MNI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jpg"/><Relationship Id="rId7" Type="http://schemas.openxmlformats.org/officeDocument/2006/relationships/hyperlink" Target="http://web.stanford.edu/class/cs224n/lectures/lecture2.pdf" TargetMode="External"/><Relationship Id="rId8" Type="http://schemas.openxmlformats.org/officeDocument/2006/relationships/hyperlink" Target="https://arxiv.org/pdf/1310.4546.pdf" TargetMode="External"/><Relationship Id="rId31" Type="http://schemas.openxmlformats.org/officeDocument/2006/relationships/image" Target="media/image24.jpg"/><Relationship Id="rId30" Type="http://schemas.openxmlformats.org/officeDocument/2006/relationships/hyperlink" Target="https://github.com/chiphuyen/stanford-tensorflow-tutorials/blob/master/examples/04_word2vec_visualize.py" TargetMode="External"/><Relationship Id="rId11" Type="http://schemas.openxmlformats.org/officeDocument/2006/relationships/image" Target="media/image40.jpg"/><Relationship Id="rId33" Type="http://schemas.openxmlformats.org/officeDocument/2006/relationships/image" Target="media/image32.jpg"/><Relationship Id="rId10" Type="http://schemas.openxmlformats.org/officeDocument/2006/relationships/hyperlink" Target="http://mccormickml.com/2016/04/19/word2vec-tutorial-the-skip-gram-model/" TargetMode="External"/><Relationship Id="rId32" Type="http://schemas.openxmlformats.org/officeDocument/2006/relationships/image" Target="media/image25.jpg"/><Relationship Id="rId13" Type="http://schemas.openxmlformats.org/officeDocument/2006/relationships/hyperlink" Target="http://ruder.io/word-embeddings-softmax/" TargetMode="External"/><Relationship Id="rId35" Type="http://schemas.openxmlformats.org/officeDocument/2006/relationships/image" Target="media/image31.jpg"/><Relationship Id="rId12" Type="http://schemas.openxmlformats.org/officeDocument/2006/relationships/hyperlink" Target="http://papers.nips.cc/paper/5021-distributed-representations-of-words-and-phrases-and-their-compositionality.pdf" TargetMode="External"/><Relationship Id="rId34" Type="http://schemas.openxmlformats.org/officeDocument/2006/relationships/hyperlink" Target="https://github.com/chiphuyen/stanford-tensorflow-tutorials/blob/master/examples/04_word2vec_visualize.py" TargetMode="External"/><Relationship Id="rId15" Type="http://schemas.openxmlformats.org/officeDocument/2006/relationships/hyperlink" Target="https://www.cs.toronto.edu/~amnih/papers/ncelm.pdf" TargetMode="External"/><Relationship Id="rId37" Type="http://schemas.openxmlformats.org/officeDocument/2006/relationships/hyperlink" Target="https://www.tensorflow.org/api_docs/python/tf/GraphKeys" TargetMode="External"/><Relationship Id="rId14" Type="http://schemas.openxmlformats.org/officeDocument/2006/relationships/hyperlink" Target="http://demo.clab.cs.cmu.edu/cdyer/nce_notes.pdf" TargetMode="External"/><Relationship Id="rId36" Type="http://schemas.openxmlformats.org/officeDocument/2006/relationships/image" Target="media/image27.jpg"/><Relationship Id="rId17" Type="http://schemas.openxmlformats.org/officeDocument/2006/relationships/hyperlink" Target="https://cs.fit.edu/~mmahoney/compression/textdata.html" TargetMode="External"/><Relationship Id="rId39" Type="http://schemas.openxmlformats.org/officeDocument/2006/relationships/hyperlink" Target="http://localhost:6006/" TargetMode="External"/><Relationship Id="rId16" Type="http://schemas.openxmlformats.org/officeDocument/2006/relationships/hyperlink" Target="http://mattmahoney.net/dc/text8.zip" TargetMode="External"/><Relationship Id="rId38" Type="http://schemas.openxmlformats.org/officeDocument/2006/relationships/image" Target="media/image29.jpg"/><Relationship Id="rId19" Type="http://schemas.openxmlformats.org/officeDocument/2006/relationships/hyperlink" Target="https://github.com/chiphuyen/stanford-tensorflow-tutorials/blob/master/examples/04_word2vec_eager_starter.py" TargetMode="External"/><Relationship Id="rId18" Type="http://schemas.openxmlformats.org/officeDocument/2006/relationships/hyperlink" Target="https://github.com/chiphuyen/stanford-tensorflow-tutorials/blob/master/examples/04_word2vec_eag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